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5512E" w14:textId="4F2A1CCD" w:rsidR="00A82072" w:rsidRDefault="003B4B25">
      <w:pPr>
        <w:rPr>
          <w:b/>
          <w:sz w:val="32"/>
          <w:szCs w:val="32"/>
        </w:rPr>
      </w:pPr>
      <w:r w:rsidRPr="003B4B25">
        <w:rPr>
          <w:b/>
          <w:sz w:val="32"/>
          <w:szCs w:val="32"/>
        </w:rPr>
        <w:t>Creating</w:t>
      </w:r>
      <w:del w:id="0" w:author="Gary Clark" w:date="2018-04-10T14:53:00Z">
        <w:r w:rsidRPr="003B4B25" w:rsidDel="00D149B4">
          <w:rPr>
            <w:b/>
            <w:sz w:val="32"/>
            <w:szCs w:val="32"/>
          </w:rPr>
          <w:delText xml:space="preserve"> a</w:delText>
        </w:r>
      </w:del>
      <w:r w:rsidRPr="003B4B25">
        <w:rPr>
          <w:b/>
          <w:sz w:val="32"/>
          <w:szCs w:val="32"/>
        </w:rPr>
        <w:t xml:space="preserve"> Student AWS </w:t>
      </w:r>
      <w:ins w:id="1" w:author="Gary Clark" w:date="2018-04-10T14:53:00Z">
        <w:r w:rsidR="00D149B4">
          <w:rPr>
            <w:b/>
            <w:sz w:val="32"/>
            <w:szCs w:val="32"/>
          </w:rPr>
          <w:t xml:space="preserve">Educate and AWS </w:t>
        </w:r>
      </w:ins>
      <w:r w:rsidRPr="003B4B25">
        <w:rPr>
          <w:b/>
          <w:sz w:val="32"/>
          <w:szCs w:val="32"/>
        </w:rPr>
        <w:t>Starter Account</w:t>
      </w:r>
      <w:ins w:id="2" w:author="Gary Clark" w:date="2018-04-10T14:53:00Z">
        <w:r w:rsidR="00D149B4">
          <w:rPr>
            <w:b/>
            <w:sz w:val="32"/>
            <w:szCs w:val="32"/>
          </w:rPr>
          <w:t>s</w:t>
        </w:r>
      </w:ins>
      <w:r w:rsidR="00941F6C">
        <w:rPr>
          <w:b/>
          <w:sz w:val="32"/>
          <w:szCs w:val="32"/>
        </w:rPr>
        <w:t xml:space="preserve"> </w:t>
      </w:r>
    </w:p>
    <w:p w14:paraId="5A3FB377" w14:textId="5FC79CCC" w:rsidR="000F06B8" w:rsidRPr="002C2240" w:rsidRDefault="00D149B4" w:rsidP="000F06B8">
      <w:pPr>
        <w:spacing w:after="240" w:line="240" w:lineRule="auto"/>
        <w:rPr>
          <w:ins w:id="3" w:author="Gary Clark" w:date="2018-04-10T14:42:00Z"/>
          <w:rFonts w:ascii="Calibri" w:eastAsia="Times New Roman" w:hAnsi="Calibri" w:cs="Calibri"/>
          <w:color w:val="000000"/>
          <w:rPrChange w:id="4" w:author="Gary Clark" w:date="2018-04-10T15:03:00Z">
            <w:rPr>
              <w:ins w:id="5" w:author="Gary Clark" w:date="2018-04-10T14:42:00Z"/>
              <w:rFonts w:ascii="Helvetica" w:eastAsia="Times New Roman" w:hAnsi="Helvetica" w:cs="Helvetica"/>
              <w:color w:val="000000"/>
              <w:sz w:val="24"/>
              <w:szCs w:val="24"/>
            </w:rPr>
          </w:rPrChange>
        </w:rPr>
      </w:pPr>
      <w:ins w:id="6" w:author="Gary Clark" w:date="2018-04-10T14:53:00Z">
        <w:r w:rsidRPr="002C2240">
          <w:rPr>
            <w:rFonts w:ascii="Calibri" w:eastAsia="Times New Roman" w:hAnsi="Calibri" w:cs="Calibri"/>
            <w:color w:val="000000"/>
            <w:rPrChange w:id="7" w:author="Gary Clark" w:date="2018-04-10T15:03:00Z">
              <w:rPr>
                <w:rFonts w:ascii="Helvetica" w:eastAsia="Times New Roman" w:hAnsi="Helvetica" w:cs="Helvetica"/>
                <w:color w:val="000000"/>
                <w:sz w:val="24"/>
                <w:szCs w:val="24"/>
              </w:rPr>
            </w:rPrChange>
          </w:rPr>
          <w:t>AWS Educate is an educational division within A</w:t>
        </w:r>
      </w:ins>
      <w:ins w:id="8" w:author="Gary Clark" w:date="2018-04-10T15:25:00Z">
        <w:r w:rsidR="00AE07FD">
          <w:rPr>
            <w:rFonts w:ascii="Calibri" w:eastAsia="Times New Roman" w:hAnsi="Calibri" w:cs="Calibri"/>
            <w:color w:val="000000"/>
          </w:rPr>
          <w:t>mazon Web Services (A</w:t>
        </w:r>
      </w:ins>
      <w:ins w:id="9" w:author="Gary Clark" w:date="2018-04-10T14:53:00Z">
        <w:r w:rsidRPr="002C2240">
          <w:rPr>
            <w:rFonts w:ascii="Calibri" w:eastAsia="Times New Roman" w:hAnsi="Calibri" w:cs="Calibri"/>
            <w:color w:val="000000"/>
            <w:rPrChange w:id="10" w:author="Gary Clark" w:date="2018-04-10T15:03:00Z">
              <w:rPr>
                <w:rFonts w:ascii="Helvetica" w:eastAsia="Times New Roman" w:hAnsi="Helvetica" w:cs="Helvetica"/>
                <w:color w:val="000000"/>
                <w:sz w:val="24"/>
                <w:szCs w:val="24"/>
              </w:rPr>
            </w:rPrChange>
          </w:rPr>
          <w:t>WS</w:t>
        </w:r>
      </w:ins>
      <w:ins w:id="11" w:author="Gary Clark" w:date="2018-04-10T15:26:00Z">
        <w:r w:rsidR="00AE07FD">
          <w:rPr>
            <w:rFonts w:ascii="Calibri" w:eastAsia="Times New Roman" w:hAnsi="Calibri" w:cs="Calibri"/>
            <w:color w:val="000000"/>
          </w:rPr>
          <w:t>)</w:t>
        </w:r>
      </w:ins>
      <w:ins w:id="12" w:author="Gary Clark" w:date="2018-04-10T14:53:00Z">
        <w:r w:rsidRPr="002C2240">
          <w:rPr>
            <w:rFonts w:ascii="Calibri" w:eastAsia="Times New Roman" w:hAnsi="Calibri" w:cs="Calibri"/>
            <w:color w:val="000000"/>
            <w:rPrChange w:id="13" w:author="Gary Clark" w:date="2018-04-10T15:03:00Z">
              <w:rPr>
                <w:rFonts w:ascii="Helvetica" w:eastAsia="Times New Roman" w:hAnsi="Helvetica" w:cs="Helvetica"/>
                <w:color w:val="000000"/>
                <w:sz w:val="24"/>
                <w:szCs w:val="24"/>
              </w:rPr>
            </w:rPrChange>
          </w:rPr>
          <w:t xml:space="preserve"> that works with High Schools and Colleges.  </w:t>
        </w:r>
      </w:ins>
      <w:ins w:id="14" w:author="Gary Clark" w:date="2018-04-10T14:42:00Z">
        <w:r w:rsidR="000F06B8" w:rsidRPr="002C2240">
          <w:rPr>
            <w:rFonts w:ascii="Calibri" w:eastAsia="Times New Roman" w:hAnsi="Calibri" w:cs="Calibri"/>
            <w:color w:val="000000"/>
            <w:rPrChange w:id="15" w:author="Gary Clark" w:date="2018-04-10T15:03:00Z">
              <w:rPr>
                <w:rFonts w:ascii="Helvetica" w:eastAsia="Times New Roman" w:hAnsi="Helvetica" w:cs="Helvetica"/>
                <w:color w:val="000000"/>
                <w:sz w:val="24"/>
                <w:szCs w:val="24"/>
              </w:rPr>
            </w:rPrChange>
          </w:rPr>
          <w:t>AWS</w:t>
        </w:r>
      </w:ins>
      <w:ins w:id="16" w:author="Gary Clark" w:date="2018-04-10T14:53:00Z">
        <w:r w:rsidRPr="002C2240">
          <w:rPr>
            <w:rFonts w:ascii="Calibri" w:eastAsia="Times New Roman" w:hAnsi="Calibri" w:cs="Calibri"/>
            <w:color w:val="000000"/>
            <w:rPrChange w:id="17" w:author="Gary Clark" w:date="2018-04-10T15:03:00Z">
              <w:rPr>
                <w:rFonts w:ascii="Helvetica" w:eastAsia="Times New Roman" w:hAnsi="Helvetica" w:cs="Helvetica"/>
                <w:color w:val="000000"/>
                <w:sz w:val="24"/>
                <w:szCs w:val="24"/>
              </w:rPr>
            </w:rPrChange>
          </w:rPr>
          <w:t xml:space="preserve"> Educate</w:t>
        </w:r>
      </w:ins>
      <w:ins w:id="18" w:author="Gary Clark" w:date="2018-04-10T14:42:00Z">
        <w:r w:rsidR="000F06B8" w:rsidRPr="002C2240">
          <w:rPr>
            <w:rFonts w:ascii="Calibri" w:eastAsia="Times New Roman" w:hAnsi="Calibri" w:cs="Calibri"/>
            <w:color w:val="000000"/>
            <w:rPrChange w:id="19" w:author="Gary Clark" w:date="2018-04-10T15:03:00Z">
              <w:rPr>
                <w:rFonts w:ascii="Helvetica" w:eastAsia="Times New Roman" w:hAnsi="Helvetica" w:cs="Helvetica"/>
                <w:color w:val="000000"/>
                <w:sz w:val="24"/>
                <w:szCs w:val="24"/>
              </w:rPr>
            </w:rPrChange>
          </w:rPr>
          <w:t xml:space="preserve"> is offering Columbus State students access to the AWS Educate website along with </w:t>
        </w:r>
      </w:ins>
      <w:ins w:id="20" w:author="Gary Clark" w:date="2018-04-10T14:43:00Z">
        <w:r w:rsidR="00E47642" w:rsidRPr="002C2240">
          <w:rPr>
            <w:rFonts w:ascii="Calibri" w:eastAsia="Times New Roman" w:hAnsi="Calibri" w:cs="Calibri"/>
            <w:color w:val="000000"/>
            <w:rPrChange w:id="21" w:author="Gary Clark" w:date="2018-04-10T15:03:00Z">
              <w:rPr>
                <w:rFonts w:ascii="Helvetica" w:eastAsia="Times New Roman" w:hAnsi="Helvetica" w:cs="Helvetica"/>
                <w:color w:val="000000"/>
                <w:sz w:val="24"/>
                <w:szCs w:val="24"/>
              </w:rPr>
            </w:rPrChange>
          </w:rPr>
          <w:t>a</w:t>
        </w:r>
      </w:ins>
      <w:ins w:id="22" w:author="Gary Clark" w:date="2018-04-10T14:49:00Z">
        <w:r w:rsidR="002C2240">
          <w:rPr>
            <w:rFonts w:ascii="Calibri" w:eastAsia="Times New Roman" w:hAnsi="Calibri" w:cs="Calibri"/>
            <w:color w:val="000000"/>
          </w:rPr>
          <w:t xml:space="preserve"> 1</w:t>
        </w:r>
      </w:ins>
      <w:ins w:id="23" w:author="Gary Clark" w:date="2018-04-10T15:04:00Z">
        <w:r w:rsidR="002C2240">
          <w:rPr>
            <w:rFonts w:ascii="Calibri" w:eastAsia="Times New Roman" w:hAnsi="Calibri" w:cs="Calibri"/>
            <w:color w:val="000000"/>
          </w:rPr>
          <w:t>-</w:t>
        </w:r>
      </w:ins>
      <w:ins w:id="24" w:author="Gary Clark" w:date="2018-04-10T14:49:00Z">
        <w:r w:rsidR="00E47642" w:rsidRPr="002C2240">
          <w:rPr>
            <w:rFonts w:ascii="Calibri" w:eastAsia="Times New Roman" w:hAnsi="Calibri" w:cs="Calibri"/>
            <w:color w:val="000000"/>
            <w:rPrChange w:id="25" w:author="Gary Clark" w:date="2018-04-10T15:03:00Z">
              <w:rPr>
                <w:rFonts w:ascii="Helvetica" w:eastAsia="Times New Roman" w:hAnsi="Helvetica" w:cs="Helvetica"/>
                <w:color w:val="000000"/>
                <w:sz w:val="24"/>
                <w:szCs w:val="24"/>
              </w:rPr>
            </w:rPrChange>
          </w:rPr>
          <w:t>year</w:t>
        </w:r>
      </w:ins>
      <w:ins w:id="26" w:author="Gary Clark" w:date="2018-04-10T14:43:00Z">
        <w:r w:rsidR="000F06B8" w:rsidRPr="002C2240">
          <w:rPr>
            <w:rFonts w:ascii="Calibri" w:eastAsia="Times New Roman" w:hAnsi="Calibri" w:cs="Calibri"/>
            <w:color w:val="000000"/>
            <w:rPrChange w:id="27" w:author="Gary Clark" w:date="2018-04-10T15:03:00Z">
              <w:rPr>
                <w:rFonts w:ascii="Helvetica" w:eastAsia="Times New Roman" w:hAnsi="Helvetica" w:cs="Helvetica"/>
                <w:color w:val="000000"/>
                <w:sz w:val="24"/>
                <w:szCs w:val="24"/>
              </w:rPr>
            </w:rPrChange>
          </w:rPr>
          <w:t xml:space="preserve"> AWS Starter account </w:t>
        </w:r>
      </w:ins>
      <w:ins w:id="28" w:author="Gary Clark" w:date="2018-04-10T14:45:00Z">
        <w:r w:rsidR="000F06B8" w:rsidRPr="002C2240">
          <w:rPr>
            <w:rFonts w:ascii="Calibri" w:eastAsia="Times New Roman" w:hAnsi="Calibri" w:cs="Calibri"/>
            <w:color w:val="000000"/>
            <w:rPrChange w:id="29" w:author="Gary Clark" w:date="2018-04-10T15:03:00Z">
              <w:rPr>
                <w:rFonts w:ascii="Helvetica" w:eastAsia="Times New Roman" w:hAnsi="Helvetica" w:cs="Helvetica"/>
                <w:color w:val="000000"/>
                <w:sz w:val="24"/>
                <w:szCs w:val="24"/>
              </w:rPr>
            </w:rPrChange>
          </w:rPr>
          <w:t>on</w:t>
        </w:r>
      </w:ins>
      <w:ins w:id="30" w:author="Gary Clark" w:date="2018-04-10T14:44:00Z">
        <w:r w:rsidR="002C2240">
          <w:rPr>
            <w:rFonts w:ascii="Calibri" w:eastAsia="Times New Roman" w:hAnsi="Calibri" w:cs="Calibri"/>
            <w:color w:val="000000"/>
          </w:rPr>
          <w:t xml:space="preserve"> the AWS Console</w:t>
        </w:r>
        <w:r w:rsidR="000F06B8" w:rsidRPr="002C2240">
          <w:rPr>
            <w:rFonts w:ascii="Calibri" w:eastAsia="Times New Roman" w:hAnsi="Calibri" w:cs="Calibri"/>
            <w:color w:val="000000"/>
            <w:rPrChange w:id="31" w:author="Gary Clark" w:date="2018-04-10T15:03:00Z">
              <w:rPr>
                <w:rFonts w:ascii="Helvetica" w:eastAsia="Times New Roman" w:hAnsi="Helvetica" w:cs="Helvetica"/>
                <w:color w:val="000000"/>
                <w:sz w:val="24"/>
                <w:szCs w:val="24"/>
              </w:rPr>
            </w:rPrChange>
          </w:rPr>
          <w:t xml:space="preserve"> that includes </w:t>
        </w:r>
      </w:ins>
      <w:ins w:id="32" w:author="Gary Clark" w:date="2018-04-10T14:43:00Z">
        <w:r w:rsidR="0012539A">
          <w:rPr>
            <w:rFonts w:ascii="Calibri" w:eastAsia="Times New Roman" w:hAnsi="Calibri" w:cs="Calibri"/>
            <w:color w:val="000000"/>
          </w:rPr>
          <w:t>a $75 usage</w:t>
        </w:r>
        <w:r w:rsidR="009367F9">
          <w:rPr>
            <w:rFonts w:ascii="Calibri" w:eastAsia="Times New Roman" w:hAnsi="Calibri" w:cs="Calibri"/>
            <w:color w:val="000000"/>
          </w:rPr>
          <w:t xml:space="preserve"> credit.</w:t>
        </w:r>
      </w:ins>
      <w:ins w:id="33" w:author="Gary Clark" w:date="2018-04-10T14:51:00Z">
        <w:r w:rsidRPr="002C2240">
          <w:rPr>
            <w:rFonts w:ascii="Calibri" w:eastAsia="Times New Roman" w:hAnsi="Calibri" w:cs="Calibri"/>
            <w:color w:val="000000"/>
            <w:rPrChange w:id="34" w:author="Gary Clark" w:date="2018-04-10T15:03:00Z">
              <w:rPr>
                <w:rFonts w:ascii="Helvetica" w:eastAsia="Times New Roman" w:hAnsi="Helvetica" w:cs="Helvetica"/>
                <w:color w:val="000000"/>
                <w:sz w:val="24"/>
                <w:szCs w:val="24"/>
              </w:rPr>
            </w:rPrChange>
          </w:rPr>
          <w:t xml:space="preserve">  </w:t>
        </w:r>
      </w:ins>
      <w:ins w:id="35" w:author="Gary Clark" w:date="2018-04-10T15:15:00Z">
        <w:r w:rsidR="001248FD">
          <w:rPr>
            <w:rFonts w:ascii="Calibri" w:eastAsia="Times New Roman" w:hAnsi="Calibri" w:cs="Calibri"/>
            <w:color w:val="000000"/>
          </w:rPr>
          <w:t>The AWS Educate website provides extensive educational content on AWS</w:t>
        </w:r>
      </w:ins>
      <w:ins w:id="36" w:author="Gary Clark" w:date="2018-04-10T15:16:00Z">
        <w:r w:rsidR="001248FD">
          <w:rPr>
            <w:rFonts w:ascii="Calibri" w:eastAsia="Times New Roman" w:hAnsi="Calibri" w:cs="Calibri"/>
            <w:color w:val="000000"/>
          </w:rPr>
          <w:t xml:space="preserve"> usage and cloud concepts.  The AWS Console provides access to the AWS system compute and storage facilities.</w:t>
        </w:r>
      </w:ins>
      <w:ins w:id="37" w:author="Gary Clark" w:date="2018-04-10T15:15:00Z">
        <w:r w:rsidR="001248FD">
          <w:rPr>
            <w:rFonts w:ascii="Calibri" w:eastAsia="Times New Roman" w:hAnsi="Calibri" w:cs="Calibri"/>
            <w:color w:val="000000"/>
          </w:rPr>
          <w:t xml:space="preserve"> </w:t>
        </w:r>
      </w:ins>
      <w:ins w:id="38" w:author="Gary Clark" w:date="2018-04-10T15:17:00Z">
        <w:r w:rsidR="009367F9">
          <w:rPr>
            <w:rFonts w:ascii="Calibri" w:eastAsia="Times New Roman" w:hAnsi="Calibri" w:cs="Calibri"/>
            <w:color w:val="000000"/>
          </w:rPr>
          <w:t xml:space="preserve">  </w:t>
        </w:r>
      </w:ins>
      <w:ins w:id="39" w:author="Gary Clark" w:date="2018-04-10T15:18:00Z">
        <w:r w:rsidR="009367F9">
          <w:rPr>
            <w:rFonts w:ascii="Calibri" w:eastAsia="Times New Roman" w:hAnsi="Calibri" w:cs="Calibri"/>
            <w:color w:val="000000"/>
          </w:rPr>
          <w:t>The</w:t>
        </w:r>
        <w:r w:rsidR="009367F9" w:rsidRPr="008F0FD2">
          <w:rPr>
            <w:rFonts w:ascii="Calibri" w:eastAsia="Times New Roman" w:hAnsi="Calibri" w:cs="Calibri"/>
            <w:color w:val="000000"/>
          </w:rPr>
          <w:t xml:space="preserve"> $75</w:t>
        </w:r>
        <w:r w:rsidR="009367F9">
          <w:rPr>
            <w:rFonts w:ascii="Calibri" w:eastAsia="Times New Roman" w:hAnsi="Calibri" w:cs="Calibri"/>
            <w:color w:val="000000"/>
          </w:rPr>
          <w:t xml:space="preserve"> AWS usage</w:t>
        </w:r>
        <w:r w:rsidR="009367F9" w:rsidRPr="008F0FD2">
          <w:rPr>
            <w:rFonts w:ascii="Calibri" w:eastAsia="Times New Roman" w:hAnsi="Calibri" w:cs="Calibri"/>
            <w:color w:val="000000"/>
          </w:rPr>
          <w:t xml:space="preserve"> credit should be sufficient to cover the costs of the AWS usage during your Columbus State classes.</w:t>
        </w:r>
        <w:r w:rsidR="009367F9">
          <w:rPr>
            <w:rFonts w:ascii="Calibri" w:eastAsia="Times New Roman" w:hAnsi="Calibri" w:cs="Calibri"/>
            <w:color w:val="000000"/>
          </w:rPr>
          <w:t xml:space="preserve">  Your Starter Account shuts off if you exceed $75 so that you can</w:t>
        </w:r>
      </w:ins>
      <w:ins w:id="40" w:author="Gary Clark" w:date="2018-04-10T15:19:00Z">
        <w:r w:rsidR="009367F9">
          <w:rPr>
            <w:rFonts w:ascii="Calibri" w:eastAsia="Times New Roman" w:hAnsi="Calibri" w:cs="Calibri"/>
            <w:color w:val="000000"/>
          </w:rPr>
          <w:t>’t incur overage charges on the AWS system.</w:t>
        </w:r>
      </w:ins>
    </w:p>
    <w:p w14:paraId="2B7530AB" w14:textId="77777777" w:rsidR="00F44CC7" w:rsidRDefault="000F06B8" w:rsidP="000F06B8">
      <w:pPr>
        <w:spacing w:after="240" w:line="240" w:lineRule="auto"/>
        <w:rPr>
          <w:ins w:id="41" w:author="Gary Clark" w:date="2018-04-10T15:29:00Z"/>
          <w:rFonts w:ascii="Calibri" w:eastAsia="Times New Roman" w:hAnsi="Calibri" w:cs="Calibri"/>
          <w:color w:val="000000"/>
        </w:rPr>
      </w:pPr>
      <w:ins w:id="42" w:author="Gary Clark" w:date="2018-04-10T14:41:00Z">
        <w:r w:rsidRPr="002C2240">
          <w:rPr>
            <w:rFonts w:ascii="Calibri" w:eastAsia="Times New Roman" w:hAnsi="Calibri" w:cs="Calibri"/>
            <w:color w:val="000000"/>
            <w:rPrChange w:id="43" w:author="Gary Clark" w:date="2018-04-10T15:03:00Z">
              <w:rPr>
                <w:rFonts w:ascii="Helvetica" w:eastAsia="Times New Roman" w:hAnsi="Helvetica" w:cs="Helvetica"/>
                <w:color w:val="000000"/>
                <w:sz w:val="24"/>
                <w:szCs w:val="24"/>
              </w:rPr>
            </w:rPrChange>
          </w:rPr>
          <w:t>There is a two-step process to obtain</w:t>
        </w:r>
      </w:ins>
      <w:ins w:id="44" w:author="Gary Clark" w:date="2018-04-10T14:47:00Z">
        <w:r w:rsidR="00E47642" w:rsidRPr="002C2240">
          <w:rPr>
            <w:rFonts w:ascii="Calibri" w:eastAsia="Times New Roman" w:hAnsi="Calibri" w:cs="Calibri"/>
            <w:color w:val="000000"/>
            <w:rPrChange w:id="45" w:author="Gary Clark" w:date="2018-04-10T15:03:00Z">
              <w:rPr>
                <w:rFonts w:ascii="Helvetica" w:eastAsia="Times New Roman" w:hAnsi="Helvetica" w:cs="Helvetica"/>
                <w:color w:val="000000"/>
                <w:sz w:val="24"/>
                <w:szCs w:val="24"/>
              </w:rPr>
            </w:rPrChange>
          </w:rPr>
          <w:t xml:space="preserve"> AWS Educate access and the AWS Console Account (with $75 credit).  </w:t>
        </w:r>
      </w:ins>
      <w:ins w:id="46" w:author="Gary Clark" w:date="2018-04-10T14:50:00Z">
        <w:r w:rsidR="00D1529B" w:rsidRPr="002C2240">
          <w:rPr>
            <w:rFonts w:ascii="Calibri" w:eastAsia="Times New Roman" w:hAnsi="Calibri" w:cs="Calibri"/>
            <w:color w:val="000000"/>
            <w:rPrChange w:id="47" w:author="Gary Clark" w:date="2018-04-10T15:03:00Z">
              <w:rPr>
                <w:rFonts w:ascii="Helvetica" w:eastAsia="Times New Roman" w:hAnsi="Helvetica" w:cs="Helvetica"/>
                <w:color w:val="000000"/>
                <w:sz w:val="24"/>
                <w:szCs w:val="24"/>
              </w:rPr>
            </w:rPrChange>
          </w:rPr>
          <w:t>This process will result in two accounts – one for AWS Educate and one for AWS Console.</w:t>
        </w:r>
      </w:ins>
      <w:ins w:id="48" w:author="Gary Clark" w:date="2018-04-10T14:55:00Z">
        <w:r w:rsidR="00075593" w:rsidRPr="002C2240">
          <w:rPr>
            <w:rFonts w:ascii="Calibri" w:eastAsia="Times New Roman" w:hAnsi="Calibri" w:cs="Calibri"/>
            <w:color w:val="000000"/>
            <w:rPrChange w:id="49" w:author="Gary Clark" w:date="2018-04-10T15:03:00Z">
              <w:rPr>
                <w:rFonts w:ascii="Helvetica" w:eastAsia="Times New Roman" w:hAnsi="Helvetica" w:cs="Helvetica"/>
                <w:color w:val="000000"/>
                <w:sz w:val="24"/>
                <w:szCs w:val="24"/>
              </w:rPr>
            </w:rPrChange>
          </w:rPr>
          <w:t xml:space="preserve">  You first request your AWS Educate Account</w:t>
        </w:r>
      </w:ins>
      <w:ins w:id="50" w:author="Gary Clark" w:date="2018-04-10T14:57:00Z">
        <w:r w:rsidR="00075593" w:rsidRPr="002C2240">
          <w:rPr>
            <w:rFonts w:ascii="Calibri" w:eastAsia="Times New Roman" w:hAnsi="Calibri" w:cs="Calibri"/>
            <w:color w:val="000000"/>
            <w:rPrChange w:id="51" w:author="Gary Clark" w:date="2018-04-10T15:03:00Z">
              <w:rPr>
                <w:rFonts w:ascii="Helvetica" w:eastAsia="Times New Roman" w:hAnsi="Helvetica" w:cs="Helvetica"/>
                <w:color w:val="000000"/>
                <w:sz w:val="24"/>
                <w:szCs w:val="24"/>
              </w:rPr>
            </w:rPrChange>
          </w:rPr>
          <w:t xml:space="preserve"> </w:t>
        </w:r>
      </w:ins>
      <w:ins w:id="52" w:author="Gary Clark" w:date="2018-04-10T15:27:00Z">
        <w:r w:rsidR="0012539A">
          <w:rPr>
            <w:rFonts w:ascii="Calibri" w:eastAsia="Times New Roman" w:hAnsi="Calibri" w:cs="Calibri"/>
            <w:color w:val="000000"/>
          </w:rPr>
          <w:t xml:space="preserve">by following the instructions </w:t>
        </w:r>
      </w:ins>
      <w:ins w:id="53" w:author="Gary Clark" w:date="2018-04-10T14:57:00Z">
        <w:r w:rsidR="00075593" w:rsidRPr="002C2240">
          <w:rPr>
            <w:rFonts w:ascii="Calibri" w:eastAsia="Times New Roman" w:hAnsi="Calibri" w:cs="Calibri"/>
            <w:color w:val="000000"/>
            <w:rPrChange w:id="54" w:author="Gary Clark" w:date="2018-04-10T15:03:00Z">
              <w:rPr>
                <w:rFonts w:ascii="Helvetica" w:eastAsia="Times New Roman" w:hAnsi="Helvetica" w:cs="Helvetica"/>
                <w:color w:val="000000"/>
                <w:sz w:val="24"/>
                <w:szCs w:val="24"/>
              </w:rPr>
            </w:rPrChange>
          </w:rPr>
          <w:t>in Step 1 below</w:t>
        </w:r>
      </w:ins>
      <w:ins w:id="55" w:author="Gary Clark" w:date="2018-04-10T14:55:00Z">
        <w:r w:rsidR="00075593" w:rsidRPr="002C2240">
          <w:rPr>
            <w:rFonts w:ascii="Calibri" w:eastAsia="Times New Roman" w:hAnsi="Calibri" w:cs="Calibri"/>
            <w:color w:val="000000"/>
            <w:rPrChange w:id="56" w:author="Gary Clark" w:date="2018-04-10T15:03:00Z">
              <w:rPr>
                <w:rFonts w:ascii="Helvetica" w:eastAsia="Times New Roman" w:hAnsi="Helvetica" w:cs="Helvetica"/>
                <w:color w:val="000000"/>
                <w:sz w:val="24"/>
                <w:szCs w:val="24"/>
              </w:rPr>
            </w:rPrChange>
          </w:rPr>
          <w:t xml:space="preserve">.  AWS Educate </w:t>
        </w:r>
      </w:ins>
      <w:ins w:id="57" w:author="Gary Clark" w:date="2018-04-10T14:57:00Z">
        <w:r w:rsidR="00075593" w:rsidRPr="002C2240">
          <w:rPr>
            <w:rFonts w:ascii="Calibri" w:eastAsia="Times New Roman" w:hAnsi="Calibri" w:cs="Calibri"/>
            <w:color w:val="000000"/>
            <w:rPrChange w:id="58" w:author="Gary Clark" w:date="2018-04-10T15:03:00Z">
              <w:rPr>
                <w:rFonts w:ascii="Helvetica" w:eastAsia="Times New Roman" w:hAnsi="Helvetica" w:cs="Helvetica"/>
                <w:color w:val="000000"/>
                <w:sz w:val="24"/>
                <w:szCs w:val="24"/>
              </w:rPr>
            </w:rPrChange>
          </w:rPr>
          <w:t xml:space="preserve">then </w:t>
        </w:r>
      </w:ins>
      <w:ins w:id="59" w:author="Gary Clark" w:date="2018-04-10T14:55:00Z">
        <w:r w:rsidR="00075593" w:rsidRPr="002C2240">
          <w:rPr>
            <w:rFonts w:ascii="Calibri" w:eastAsia="Times New Roman" w:hAnsi="Calibri" w:cs="Calibri"/>
            <w:color w:val="000000"/>
            <w:rPrChange w:id="60" w:author="Gary Clark" w:date="2018-04-10T15:03:00Z">
              <w:rPr>
                <w:rFonts w:ascii="Helvetica" w:eastAsia="Times New Roman" w:hAnsi="Helvetica" w:cs="Helvetica"/>
                <w:color w:val="000000"/>
                <w:sz w:val="24"/>
                <w:szCs w:val="24"/>
              </w:rPr>
            </w:rPrChange>
          </w:rPr>
          <w:t>approves your AWS Educate Account</w:t>
        </w:r>
      </w:ins>
      <w:ins w:id="61" w:author="Gary Clark" w:date="2018-04-10T14:59:00Z">
        <w:r w:rsidR="00075593" w:rsidRPr="002C2240">
          <w:rPr>
            <w:rFonts w:ascii="Calibri" w:eastAsia="Times New Roman" w:hAnsi="Calibri" w:cs="Calibri"/>
            <w:color w:val="000000"/>
            <w:rPrChange w:id="62" w:author="Gary Clark" w:date="2018-04-10T15:03:00Z">
              <w:rPr>
                <w:rFonts w:ascii="Helvetica" w:eastAsia="Times New Roman" w:hAnsi="Helvetica" w:cs="Helvetica"/>
                <w:color w:val="000000"/>
                <w:sz w:val="24"/>
                <w:szCs w:val="24"/>
              </w:rPr>
            </w:rPrChange>
          </w:rPr>
          <w:t>,</w:t>
        </w:r>
      </w:ins>
      <w:ins w:id="63" w:author="Gary Clark" w:date="2018-04-10T14:55:00Z">
        <w:r w:rsidR="00075593" w:rsidRPr="002C2240">
          <w:rPr>
            <w:rFonts w:ascii="Calibri" w:eastAsia="Times New Roman" w:hAnsi="Calibri" w:cs="Calibri"/>
            <w:color w:val="000000"/>
            <w:rPrChange w:id="64" w:author="Gary Clark" w:date="2018-04-10T15:03:00Z">
              <w:rPr>
                <w:rFonts w:ascii="Helvetica" w:eastAsia="Times New Roman" w:hAnsi="Helvetica" w:cs="Helvetica"/>
                <w:color w:val="000000"/>
                <w:sz w:val="24"/>
                <w:szCs w:val="24"/>
              </w:rPr>
            </w:rPrChange>
          </w:rPr>
          <w:t xml:space="preserve"> establishes a</w:t>
        </w:r>
      </w:ins>
      <w:ins w:id="65" w:author="Gary Clark" w:date="2018-04-10T14:56:00Z">
        <w:r w:rsidR="00075593" w:rsidRPr="002C2240">
          <w:rPr>
            <w:rFonts w:ascii="Calibri" w:eastAsia="Times New Roman" w:hAnsi="Calibri" w:cs="Calibri"/>
            <w:color w:val="000000"/>
            <w:rPrChange w:id="66" w:author="Gary Clark" w:date="2018-04-10T15:03:00Z">
              <w:rPr>
                <w:rFonts w:ascii="Helvetica" w:eastAsia="Times New Roman" w:hAnsi="Helvetica" w:cs="Helvetica"/>
                <w:color w:val="000000"/>
                <w:sz w:val="24"/>
                <w:szCs w:val="24"/>
              </w:rPr>
            </w:rPrChange>
          </w:rPr>
          <w:t xml:space="preserve">n </w:t>
        </w:r>
      </w:ins>
      <w:ins w:id="67" w:author="Gary Clark" w:date="2018-04-10T14:55:00Z">
        <w:r w:rsidR="00075593" w:rsidRPr="002C2240">
          <w:rPr>
            <w:rFonts w:ascii="Calibri" w:eastAsia="Times New Roman" w:hAnsi="Calibri" w:cs="Calibri"/>
            <w:color w:val="000000"/>
            <w:rPrChange w:id="68" w:author="Gary Clark" w:date="2018-04-10T15:03:00Z">
              <w:rPr>
                <w:rFonts w:ascii="Helvetica" w:eastAsia="Times New Roman" w:hAnsi="Helvetica" w:cs="Helvetica"/>
                <w:color w:val="000000"/>
                <w:sz w:val="24"/>
                <w:szCs w:val="24"/>
              </w:rPr>
            </w:rPrChange>
          </w:rPr>
          <w:t>AWS Console Account in your name</w:t>
        </w:r>
      </w:ins>
      <w:ins w:id="69" w:author="Gary Clark" w:date="2018-04-10T14:59:00Z">
        <w:r w:rsidR="00075593" w:rsidRPr="002C2240">
          <w:rPr>
            <w:rFonts w:ascii="Calibri" w:eastAsia="Times New Roman" w:hAnsi="Calibri" w:cs="Calibri"/>
            <w:color w:val="000000"/>
            <w:rPrChange w:id="70" w:author="Gary Clark" w:date="2018-04-10T15:03:00Z">
              <w:rPr>
                <w:rFonts w:ascii="Helvetica" w:eastAsia="Times New Roman" w:hAnsi="Helvetica" w:cs="Helvetica"/>
                <w:color w:val="000000"/>
                <w:sz w:val="24"/>
                <w:szCs w:val="24"/>
              </w:rPr>
            </w:rPrChange>
          </w:rPr>
          <w:t xml:space="preserve">, and sends you an email </w:t>
        </w:r>
      </w:ins>
      <w:ins w:id="71" w:author="Gary Clark" w:date="2018-04-10T15:05:00Z">
        <w:r w:rsidR="00FC2677">
          <w:rPr>
            <w:rFonts w:ascii="Calibri" w:eastAsia="Times New Roman" w:hAnsi="Calibri" w:cs="Calibri"/>
            <w:color w:val="000000"/>
          </w:rPr>
          <w:t>to</w:t>
        </w:r>
        <w:r w:rsidR="00F44CC7">
          <w:rPr>
            <w:rFonts w:ascii="Calibri" w:eastAsia="Times New Roman" w:hAnsi="Calibri" w:cs="Calibri"/>
            <w:color w:val="000000"/>
          </w:rPr>
          <w:t xml:space="preserve"> your Columbus State (CSCC)</w:t>
        </w:r>
        <w:r w:rsidR="00685AD3">
          <w:rPr>
            <w:rFonts w:ascii="Calibri" w:eastAsia="Times New Roman" w:hAnsi="Calibri" w:cs="Calibri"/>
            <w:color w:val="000000"/>
          </w:rPr>
          <w:t xml:space="preserve"> student email address</w:t>
        </w:r>
      </w:ins>
      <w:ins w:id="72" w:author="Gary Clark" w:date="2018-04-10T15:08:00Z">
        <w:r w:rsidR="006206EC">
          <w:rPr>
            <w:rFonts w:ascii="Calibri" w:eastAsia="Times New Roman" w:hAnsi="Calibri" w:cs="Calibri"/>
            <w:color w:val="000000"/>
          </w:rPr>
          <w:t>.  The email explains your new accounts and details how to login to AWS Educate</w:t>
        </w:r>
      </w:ins>
      <w:ins w:id="73" w:author="Gary Clark" w:date="2018-04-10T15:09:00Z">
        <w:r w:rsidR="006206EC">
          <w:rPr>
            <w:rFonts w:ascii="Calibri" w:eastAsia="Times New Roman" w:hAnsi="Calibri" w:cs="Calibri"/>
            <w:color w:val="000000"/>
          </w:rPr>
          <w:t xml:space="preserve">.  You </w:t>
        </w:r>
      </w:ins>
      <w:ins w:id="74" w:author="Gary Clark" w:date="2018-04-10T15:14:00Z">
        <w:r w:rsidR="001248FD">
          <w:rPr>
            <w:rFonts w:ascii="Calibri" w:eastAsia="Times New Roman" w:hAnsi="Calibri" w:cs="Calibri"/>
            <w:color w:val="000000"/>
          </w:rPr>
          <w:t xml:space="preserve">then </w:t>
        </w:r>
      </w:ins>
      <w:ins w:id="75" w:author="Gary Clark" w:date="2018-04-10T15:09:00Z">
        <w:r w:rsidR="006206EC">
          <w:rPr>
            <w:rFonts w:ascii="Calibri" w:eastAsia="Times New Roman" w:hAnsi="Calibri" w:cs="Calibri"/>
            <w:color w:val="000000"/>
          </w:rPr>
          <w:t xml:space="preserve">login to AWS Educate to </w:t>
        </w:r>
      </w:ins>
      <w:ins w:id="76" w:author="Gary Clark" w:date="2018-04-10T15:10:00Z">
        <w:r w:rsidR="006206EC">
          <w:rPr>
            <w:rFonts w:ascii="Calibri" w:eastAsia="Times New Roman" w:hAnsi="Calibri" w:cs="Calibri"/>
            <w:color w:val="000000"/>
          </w:rPr>
          <w:t xml:space="preserve">complete </w:t>
        </w:r>
      </w:ins>
      <w:ins w:id="77" w:author="Gary Clark" w:date="2018-04-10T15:28:00Z">
        <w:r w:rsidR="00F44CC7">
          <w:rPr>
            <w:rFonts w:ascii="Calibri" w:eastAsia="Times New Roman" w:hAnsi="Calibri" w:cs="Calibri"/>
            <w:color w:val="000000"/>
          </w:rPr>
          <w:t xml:space="preserve">the instructions in </w:t>
        </w:r>
      </w:ins>
      <w:ins w:id="78" w:author="Gary Clark" w:date="2018-04-10T15:10:00Z">
        <w:r w:rsidR="00DA4F4D">
          <w:rPr>
            <w:rFonts w:ascii="Calibri" w:eastAsia="Times New Roman" w:hAnsi="Calibri" w:cs="Calibri"/>
            <w:color w:val="000000"/>
          </w:rPr>
          <w:t>Step 2</w:t>
        </w:r>
      </w:ins>
      <w:ins w:id="79" w:author="Gary Clark" w:date="2018-04-10T15:28:00Z">
        <w:r w:rsidR="00F44CC7">
          <w:rPr>
            <w:rFonts w:ascii="Calibri" w:eastAsia="Times New Roman" w:hAnsi="Calibri" w:cs="Calibri"/>
            <w:color w:val="000000"/>
          </w:rPr>
          <w:t xml:space="preserve"> below</w:t>
        </w:r>
      </w:ins>
      <w:ins w:id="80" w:author="Gary Clark" w:date="2018-04-10T15:10:00Z">
        <w:r w:rsidR="00DA4F4D">
          <w:rPr>
            <w:rFonts w:ascii="Calibri" w:eastAsia="Times New Roman" w:hAnsi="Calibri" w:cs="Calibri"/>
            <w:color w:val="000000"/>
          </w:rPr>
          <w:t xml:space="preserve"> which will</w:t>
        </w:r>
        <w:r w:rsidR="006206EC">
          <w:rPr>
            <w:rFonts w:ascii="Calibri" w:eastAsia="Times New Roman" w:hAnsi="Calibri" w:cs="Calibri"/>
            <w:color w:val="000000"/>
          </w:rPr>
          <w:t xml:space="preserve"> </w:t>
        </w:r>
      </w:ins>
      <w:ins w:id="81" w:author="Gary Clark" w:date="2018-04-10T15:09:00Z">
        <w:r w:rsidR="006206EC">
          <w:rPr>
            <w:rFonts w:ascii="Calibri" w:eastAsia="Times New Roman" w:hAnsi="Calibri" w:cs="Calibri"/>
            <w:color w:val="000000"/>
          </w:rPr>
          <w:t>activate your new AWS Console Account</w:t>
        </w:r>
      </w:ins>
      <w:ins w:id="82" w:author="Gary Clark" w:date="2018-04-10T15:13:00Z">
        <w:r w:rsidR="00DA4F4D">
          <w:rPr>
            <w:rFonts w:ascii="Calibri" w:eastAsia="Times New Roman" w:hAnsi="Calibri" w:cs="Calibri"/>
            <w:color w:val="000000"/>
          </w:rPr>
          <w:t xml:space="preserve"> for 1 year</w:t>
        </w:r>
      </w:ins>
      <w:ins w:id="83" w:author="Gary Clark" w:date="2018-04-10T14:55:00Z">
        <w:r w:rsidR="00075593" w:rsidRPr="002C2240">
          <w:rPr>
            <w:rFonts w:ascii="Calibri" w:eastAsia="Times New Roman" w:hAnsi="Calibri" w:cs="Calibri"/>
            <w:color w:val="000000"/>
            <w:rPrChange w:id="84" w:author="Gary Clark" w:date="2018-04-10T15:03:00Z">
              <w:rPr>
                <w:rFonts w:ascii="Helvetica" w:eastAsia="Times New Roman" w:hAnsi="Helvetica" w:cs="Helvetica"/>
                <w:color w:val="000000"/>
                <w:sz w:val="24"/>
                <w:szCs w:val="24"/>
              </w:rPr>
            </w:rPrChange>
          </w:rPr>
          <w:t>.</w:t>
        </w:r>
      </w:ins>
    </w:p>
    <w:p w14:paraId="04615C85" w14:textId="210CCAED" w:rsidR="000F06B8" w:rsidRPr="002C2240" w:rsidRDefault="00075593" w:rsidP="000F06B8">
      <w:pPr>
        <w:spacing w:after="240" w:line="240" w:lineRule="auto"/>
        <w:rPr>
          <w:ins w:id="85" w:author="Gary Clark" w:date="2018-04-10T14:41:00Z"/>
          <w:rFonts w:ascii="Calibri" w:eastAsia="Times New Roman" w:hAnsi="Calibri" w:cs="Calibri"/>
          <w:color w:val="000000"/>
          <w:rPrChange w:id="86" w:author="Gary Clark" w:date="2018-04-10T15:03:00Z">
            <w:rPr>
              <w:ins w:id="87" w:author="Gary Clark" w:date="2018-04-10T14:41:00Z"/>
              <w:rFonts w:ascii="Helvetica" w:eastAsia="Times New Roman" w:hAnsi="Helvetica" w:cs="Helvetica"/>
              <w:color w:val="000000"/>
              <w:sz w:val="24"/>
              <w:szCs w:val="24"/>
            </w:rPr>
          </w:rPrChange>
        </w:rPr>
      </w:pPr>
      <w:ins w:id="88" w:author="Gary Clark" w:date="2018-04-10T15:00:00Z">
        <w:r w:rsidRPr="002C2240">
          <w:rPr>
            <w:rFonts w:ascii="Calibri" w:eastAsia="Times New Roman" w:hAnsi="Calibri" w:cs="Calibri"/>
            <w:color w:val="000000"/>
            <w:rPrChange w:id="89" w:author="Gary Clark" w:date="2018-04-10T15:03:00Z">
              <w:rPr>
                <w:rFonts w:ascii="Helvetica" w:eastAsia="Times New Roman" w:hAnsi="Helvetica" w:cs="Helvetica"/>
                <w:color w:val="000000"/>
                <w:sz w:val="24"/>
                <w:szCs w:val="24"/>
              </w:rPr>
            </w:rPrChange>
          </w:rPr>
          <w:t xml:space="preserve">So, go ahead and </w:t>
        </w:r>
        <w:r w:rsidRPr="00B76625">
          <w:rPr>
            <w:rFonts w:ascii="Calibri" w:eastAsia="Times New Roman" w:hAnsi="Calibri" w:cs="Calibri"/>
            <w:b/>
            <w:color w:val="000000"/>
            <w:rPrChange w:id="90" w:author="Gary Clark" w:date="2018-04-10T15:44:00Z">
              <w:rPr>
                <w:rFonts w:ascii="Helvetica" w:eastAsia="Times New Roman" w:hAnsi="Helvetica" w:cs="Helvetica"/>
                <w:color w:val="000000"/>
                <w:sz w:val="24"/>
                <w:szCs w:val="24"/>
              </w:rPr>
            </w:rPrChange>
          </w:rPr>
          <w:t>do Step 1</w:t>
        </w:r>
      </w:ins>
      <w:ins w:id="91" w:author="Gary Clark" w:date="2018-04-10T15:05:00Z">
        <w:r w:rsidR="00FC2677" w:rsidRPr="00B76625">
          <w:rPr>
            <w:rFonts w:ascii="Calibri" w:eastAsia="Times New Roman" w:hAnsi="Calibri" w:cs="Calibri"/>
            <w:b/>
            <w:color w:val="000000"/>
            <w:rPrChange w:id="92" w:author="Gary Clark" w:date="2018-04-10T15:44:00Z">
              <w:rPr>
                <w:rFonts w:ascii="Calibri" w:eastAsia="Times New Roman" w:hAnsi="Calibri" w:cs="Calibri"/>
                <w:color w:val="000000"/>
              </w:rPr>
            </w:rPrChange>
          </w:rPr>
          <w:t>;</w:t>
        </w:r>
      </w:ins>
      <w:ins w:id="93" w:author="Gary Clark" w:date="2018-04-10T15:00:00Z">
        <w:r w:rsidR="00FC2677" w:rsidRPr="00B76625">
          <w:rPr>
            <w:rFonts w:ascii="Calibri" w:eastAsia="Times New Roman" w:hAnsi="Calibri" w:cs="Calibri"/>
            <w:b/>
            <w:color w:val="000000"/>
            <w:rPrChange w:id="94" w:author="Gary Clark" w:date="2018-04-10T15:44:00Z">
              <w:rPr>
                <w:rFonts w:ascii="Calibri" w:eastAsia="Times New Roman" w:hAnsi="Calibri" w:cs="Calibri"/>
                <w:color w:val="000000"/>
              </w:rPr>
            </w:rPrChange>
          </w:rPr>
          <w:t xml:space="preserve"> but</w:t>
        </w:r>
        <w:r w:rsidRPr="00B76625">
          <w:rPr>
            <w:rFonts w:ascii="Calibri" w:eastAsia="Times New Roman" w:hAnsi="Calibri" w:cs="Calibri"/>
            <w:b/>
            <w:color w:val="000000"/>
            <w:rPrChange w:id="95" w:author="Gary Clark" w:date="2018-04-10T15:44:00Z">
              <w:rPr>
                <w:rFonts w:ascii="Helvetica" w:eastAsia="Times New Roman" w:hAnsi="Helvetica" w:cs="Helvetica"/>
                <w:color w:val="000000"/>
                <w:sz w:val="24"/>
                <w:szCs w:val="24"/>
              </w:rPr>
            </w:rPrChange>
          </w:rPr>
          <w:t xml:space="preserve"> then wait for an email</w:t>
        </w:r>
        <w:r w:rsidRPr="002C2240">
          <w:rPr>
            <w:rFonts w:ascii="Calibri" w:eastAsia="Times New Roman" w:hAnsi="Calibri" w:cs="Calibri"/>
            <w:color w:val="000000"/>
            <w:rPrChange w:id="96" w:author="Gary Clark" w:date="2018-04-10T15:03:00Z">
              <w:rPr>
                <w:rFonts w:ascii="Helvetica" w:eastAsia="Times New Roman" w:hAnsi="Helvetica" w:cs="Helvetica"/>
                <w:color w:val="000000"/>
                <w:sz w:val="24"/>
                <w:szCs w:val="24"/>
              </w:rPr>
            </w:rPrChange>
          </w:rPr>
          <w:t xml:space="preserve"> from AWS Educate before proceeding to Step 2.  Once you</w:t>
        </w:r>
      </w:ins>
      <w:ins w:id="97" w:author="Gary Clark" w:date="2018-04-10T15:01:00Z">
        <w:r w:rsidRPr="002C2240">
          <w:rPr>
            <w:rFonts w:ascii="Calibri" w:eastAsia="Times New Roman" w:hAnsi="Calibri" w:cs="Calibri"/>
            <w:color w:val="000000"/>
            <w:rPrChange w:id="98" w:author="Gary Clark" w:date="2018-04-10T15:03:00Z">
              <w:rPr>
                <w:rFonts w:ascii="Helvetica" w:eastAsia="Times New Roman" w:hAnsi="Helvetica" w:cs="Helvetica"/>
                <w:color w:val="000000"/>
                <w:sz w:val="24"/>
                <w:szCs w:val="24"/>
              </w:rPr>
            </w:rPrChange>
          </w:rPr>
          <w:t xml:space="preserve">’ve completed Step 2, you will have </w:t>
        </w:r>
        <w:r w:rsidR="00DB2C0E" w:rsidRPr="002C2240">
          <w:rPr>
            <w:rFonts w:ascii="Calibri" w:eastAsia="Times New Roman" w:hAnsi="Calibri" w:cs="Calibri"/>
            <w:color w:val="000000"/>
            <w:rPrChange w:id="99" w:author="Gary Clark" w:date="2018-04-10T15:03:00Z">
              <w:rPr>
                <w:rFonts w:ascii="Helvetica" w:eastAsia="Times New Roman" w:hAnsi="Helvetica" w:cs="Helvetica"/>
                <w:color w:val="000000"/>
                <w:sz w:val="24"/>
                <w:szCs w:val="24"/>
              </w:rPr>
            </w:rPrChange>
          </w:rPr>
          <w:t>access to the AWS Console.</w:t>
        </w:r>
      </w:ins>
    </w:p>
    <w:p w14:paraId="0C176E17" w14:textId="090CBAD9" w:rsidR="00E47642" w:rsidRPr="00FC2677" w:rsidRDefault="000F06B8" w:rsidP="000F06B8">
      <w:pPr>
        <w:spacing w:after="0" w:line="240" w:lineRule="auto"/>
        <w:rPr>
          <w:ins w:id="100" w:author="Gary Clark" w:date="2018-04-10T14:47:00Z"/>
          <w:rFonts w:ascii="Calibri" w:eastAsia="Times New Roman" w:hAnsi="Calibri" w:cs="Calibri"/>
          <w:b/>
          <w:color w:val="000000"/>
          <w:rPrChange w:id="101" w:author="Gary Clark" w:date="2018-04-10T15:06:00Z">
            <w:rPr>
              <w:ins w:id="102" w:author="Gary Clark" w:date="2018-04-10T14:47:00Z"/>
              <w:rFonts w:ascii="Helvetica" w:eastAsia="Times New Roman" w:hAnsi="Helvetica" w:cs="Helvetica"/>
              <w:color w:val="000000"/>
              <w:sz w:val="24"/>
              <w:szCs w:val="24"/>
            </w:rPr>
          </w:rPrChange>
        </w:rPr>
      </w:pPr>
      <w:ins w:id="103" w:author="Gary Clark" w:date="2018-04-10T14:41:00Z">
        <w:r w:rsidRPr="00EC3B49">
          <w:rPr>
            <w:rFonts w:ascii="Calibri" w:eastAsia="Times New Roman" w:hAnsi="Calibri" w:cs="Calibri"/>
            <w:b/>
            <w:color w:val="000000"/>
            <w:sz w:val="32"/>
            <w:szCs w:val="32"/>
            <w:rPrChange w:id="104" w:author="Gary Clark" w:date="2018-04-10T16:08:00Z">
              <w:rPr>
                <w:rFonts w:ascii="Helvetica" w:eastAsia="Times New Roman" w:hAnsi="Helvetica" w:cs="Helvetica"/>
                <w:color w:val="000000"/>
                <w:sz w:val="24"/>
                <w:szCs w:val="24"/>
              </w:rPr>
            </w:rPrChange>
          </w:rPr>
          <w:t>Step 1</w:t>
        </w:r>
        <w:r w:rsidRPr="00FC2677">
          <w:rPr>
            <w:rFonts w:ascii="Calibri" w:eastAsia="Times New Roman" w:hAnsi="Calibri" w:cs="Calibri"/>
            <w:b/>
            <w:color w:val="000000"/>
            <w:rPrChange w:id="105" w:author="Gary Clark" w:date="2018-04-10T15:06:00Z">
              <w:rPr>
                <w:rFonts w:ascii="Helvetica" w:eastAsia="Times New Roman" w:hAnsi="Helvetica" w:cs="Helvetica"/>
                <w:color w:val="000000"/>
                <w:sz w:val="24"/>
                <w:szCs w:val="24"/>
              </w:rPr>
            </w:rPrChange>
          </w:rPr>
          <w:t xml:space="preserve">: </w:t>
        </w:r>
      </w:ins>
      <w:ins w:id="106" w:author="Gary Clark" w:date="2018-04-10T14:47:00Z">
        <w:r w:rsidR="00E47642" w:rsidRPr="00FC2677">
          <w:rPr>
            <w:rFonts w:ascii="Calibri" w:eastAsia="Times New Roman" w:hAnsi="Calibri" w:cs="Calibri"/>
            <w:b/>
            <w:color w:val="000000"/>
            <w:rPrChange w:id="107" w:author="Gary Clark" w:date="2018-04-10T15:06:00Z">
              <w:rPr>
                <w:rFonts w:ascii="Helvetica" w:eastAsia="Times New Roman" w:hAnsi="Helvetica" w:cs="Helvetica"/>
                <w:color w:val="000000"/>
                <w:sz w:val="24"/>
                <w:szCs w:val="24"/>
              </w:rPr>
            </w:rPrChange>
          </w:rPr>
          <w:t>Request your AWS Educate Account.</w:t>
        </w:r>
      </w:ins>
    </w:p>
    <w:p w14:paraId="2CB1798A" w14:textId="302DF106" w:rsidR="00512810" w:rsidRDefault="000F06B8" w:rsidP="00512810">
      <w:pPr>
        <w:spacing w:after="240" w:line="240" w:lineRule="auto"/>
        <w:rPr>
          <w:ins w:id="108" w:author="Gary Clark" w:date="2018-04-10T15:51:00Z"/>
          <w:rFonts w:ascii="Calibri" w:eastAsia="Times New Roman" w:hAnsi="Calibri" w:cs="Calibri"/>
          <w:color w:val="000000"/>
        </w:rPr>
      </w:pPr>
      <w:ins w:id="109" w:author="Gary Clark" w:date="2018-04-10T14:41:00Z">
        <w:r w:rsidRPr="002C2240">
          <w:rPr>
            <w:rFonts w:ascii="Calibri" w:eastAsia="Times New Roman" w:hAnsi="Calibri" w:cs="Calibri"/>
            <w:color w:val="000000"/>
            <w:bdr w:val="none" w:sz="0" w:space="0" w:color="auto" w:frame="1"/>
            <w:rPrChange w:id="110" w:author="Gary Clark" w:date="2018-04-10T15:03:00Z">
              <w:rPr>
                <w:rFonts w:ascii="Helvetica" w:eastAsia="Times New Roman" w:hAnsi="Helvetica" w:cs="Helvetica"/>
                <w:color w:val="000000"/>
                <w:sz w:val="20"/>
                <w:szCs w:val="20"/>
                <w:bdr w:val="none" w:sz="0" w:space="0" w:color="auto" w:frame="1"/>
              </w:rPr>
            </w:rPrChange>
          </w:rPr>
          <w:t xml:space="preserve">The instructions </w:t>
        </w:r>
      </w:ins>
      <w:ins w:id="111" w:author="Gary Clark" w:date="2018-04-10T16:01:00Z">
        <w:r w:rsidR="00745684">
          <w:rPr>
            <w:rFonts w:ascii="Calibri" w:eastAsia="Times New Roman" w:hAnsi="Calibri" w:cs="Calibri"/>
            <w:color w:val="000000"/>
            <w:bdr w:val="none" w:sz="0" w:space="0" w:color="auto" w:frame="1"/>
          </w:rPr>
          <w:t>below</w:t>
        </w:r>
      </w:ins>
      <w:ins w:id="112" w:author="Gary Clark" w:date="2018-04-10T14:41:00Z">
        <w:r w:rsidRPr="002C2240">
          <w:rPr>
            <w:rFonts w:ascii="Calibri" w:eastAsia="Times New Roman" w:hAnsi="Calibri" w:cs="Calibri"/>
            <w:color w:val="000000"/>
            <w:bdr w:val="none" w:sz="0" w:space="0" w:color="auto" w:frame="1"/>
            <w:rPrChange w:id="113" w:author="Gary Clark" w:date="2018-04-10T15:03:00Z">
              <w:rPr>
                <w:rFonts w:ascii="Helvetica" w:eastAsia="Times New Roman" w:hAnsi="Helvetica" w:cs="Helvetica"/>
                <w:color w:val="000000"/>
                <w:sz w:val="20"/>
                <w:szCs w:val="20"/>
                <w:bdr w:val="none" w:sz="0" w:space="0" w:color="auto" w:frame="1"/>
              </w:rPr>
            </w:rPrChange>
          </w:rPr>
          <w:t xml:space="preserve"> detail the step 1 creation of an AWS Educate account.  </w:t>
        </w:r>
      </w:ins>
      <w:ins w:id="114" w:author="Gary Clark" w:date="2018-04-10T16:02:00Z">
        <w:r w:rsidR="00745684" w:rsidRPr="002C2240">
          <w:rPr>
            <w:rFonts w:ascii="Calibri" w:eastAsia="Times New Roman" w:hAnsi="Calibri" w:cs="Calibri"/>
            <w:color w:val="000000"/>
          </w:rPr>
          <w:t xml:space="preserve"> </w:t>
        </w:r>
      </w:ins>
      <w:ins w:id="115" w:author="Gary Clark" w:date="2018-04-10T14:41:00Z">
        <w:r w:rsidRPr="002C2240">
          <w:rPr>
            <w:rFonts w:ascii="Calibri" w:eastAsia="Times New Roman" w:hAnsi="Calibri" w:cs="Calibri"/>
            <w:color w:val="000000"/>
            <w:rPrChange w:id="116" w:author="Gary Clark" w:date="2018-04-10T15:03:00Z">
              <w:rPr>
                <w:rFonts w:ascii="Helvetica" w:eastAsia="Times New Roman" w:hAnsi="Helvetica" w:cs="Helvetica"/>
                <w:color w:val="000000"/>
                <w:sz w:val="24"/>
                <w:szCs w:val="24"/>
              </w:rPr>
            </w:rPrChange>
          </w:rPr>
          <w:t xml:space="preserve">After you request your AWS Educate account there will be a delay of </w:t>
        </w:r>
      </w:ins>
      <w:ins w:id="117" w:author="Gary Clark" w:date="2018-04-10T16:02:00Z">
        <w:r w:rsidR="00745684">
          <w:rPr>
            <w:rFonts w:ascii="Calibri" w:eastAsia="Times New Roman" w:hAnsi="Calibri" w:cs="Calibri"/>
            <w:color w:val="000000"/>
          </w:rPr>
          <w:t xml:space="preserve">minutes to </w:t>
        </w:r>
      </w:ins>
      <w:ins w:id="118" w:author="Gary Clark" w:date="2018-04-10T14:41:00Z">
        <w:r w:rsidR="00745684">
          <w:rPr>
            <w:rFonts w:ascii="Calibri" w:eastAsia="Times New Roman" w:hAnsi="Calibri" w:cs="Calibri"/>
            <w:color w:val="000000"/>
          </w:rPr>
          <w:t>hours</w:t>
        </w:r>
        <w:r w:rsidRPr="002C2240">
          <w:rPr>
            <w:rFonts w:ascii="Calibri" w:eastAsia="Times New Roman" w:hAnsi="Calibri" w:cs="Calibri"/>
            <w:color w:val="000000"/>
            <w:rPrChange w:id="119" w:author="Gary Clark" w:date="2018-04-10T15:03:00Z">
              <w:rPr>
                <w:rFonts w:ascii="Helvetica" w:eastAsia="Times New Roman" w:hAnsi="Helvetica" w:cs="Helvetica"/>
                <w:color w:val="000000"/>
                <w:sz w:val="24"/>
                <w:szCs w:val="24"/>
              </w:rPr>
            </w:rPrChange>
          </w:rPr>
          <w:t xml:space="preserve"> while AWS Educate reviews and approves your request.  You will receive an email from AWS Educate with instructions on how to access and login to AWS Educate</w:t>
        </w:r>
      </w:ins>
      <w:ins w:id="120" w:author="Gary Clark" w:date="2018-04-10T15:51:00Z">
        <w:r w:rsidR="00512810" w:rsidRPr="008F0FD2">
          <w:rPr>
            <w:rFonts w:ascii="Calibri" w:eastAsia="Times New Roman" w:hAnsi="Calibri" w:cs="Calibri"/>
            <w:color w:val="000000"/>
          </w:rPr>
          <w:t>.  It may take some time for AWS Educate to create your account credentials and prep your AWS Console for you.  Don't repeat the setup process.</w:t>
        </w:r>
      </w:ins>
      <w:ins w:id="121" w:author="Gary Clark" w:date="2018-04-10T16:03:00Z">
        <w:r w:rsidR="00120020">
          <w:rPr>
            <w:rFonts w:ascii="Calibri" w:eastAsia="Times New Roman" w:hAnsi="Calibri" w:cs="Calibri"/>
            <w:color w:val="000000"/>
          </w:rPr>
          <w:t xml:space="preserve">  The </w:t>
        </w:r>
      </w:ins>
      <w:ins w:id="122" w:author="Gary Clark" w:date="2018-04-11T14:23:00Z">
        <w:r w:rsidR="00827428">
          <w:rPr>
            <w:rFonts w:ascii="Calibri" w:eastAsia="Times New Roman" w:hAnsi="Calibri" w:cs="Calibri"/>
            <w:color w:val="000000"/>
          </w:rPr>
          <w:t xml:space="preserve">welcome </w:t>
        </w:r>
      </w:ins>
      <w:ins w:id="123" w:author="Gary Clark" w:date="2018-04-10T16:03:00Z">
        <w:r w:rsidR="00120020">
          <w:rPr>
            <w:rFonts w:ascii="Calibri" w:eastAsia="Times New Roman" w:hAnsi="Calibri" w:cs="Calibri"/>
            <w:color w:val="000000"/>
          </w:rPr>
          <w:t xml:space="preserve">email from AWS Educate explains your new accounts and details how to login to AWS Educate.  </w:t>
        </w:r>
      </w:ins>
    </w:p>
    <w:p w14:paraId="1801A0A5" w14:textId="46C96806" w:rsidR="003F0FEE" w:rsidRDefault="00814598">
      <w:pPr>
        <w:pStyle w:val="NoSpacing"/>
        <w:rPr>
          <w:ins w:id="124" w:author="Gary Clark" w:date="2018-04-10T15:55:00Z"/>
          <w:rFonts w:ascii="inherit" w:eastAsia="Times New Roman" w:hAnsi="inherit" w:cs="Helvetica"/>
          <w:color w:val="000000"/>
          <w:sz w:val="20"/>
          <w:szCs w:val="20"/>
        </w:rPr>
        <w:pPrChange w:id="125" w:author="Gary Clark" w:date="2018-04-10T15:55:00Z">
          <w:pPr>
            <w:numPr>
              <w:numId w:val="7"/>
            </w:numPr>
            <w:tabs>
              <w:tab w:val="num" w:pos="720"/>
            </w:tabs>
            <w:spacing w:after="0" w:line="240" w:lineRule="auto"/>
            <w:ind w:left="720" w:hanging="360"/>
          </w:pPr>
        </w:pPrChange>
      </w:pPr>
      <w:ins w:id="126" w:author="Gary Clark" w:date="2018-04-10T15:51:00Z">
        <w:r w:rsidRPr="00814598">
          <w:rPr>
            <w:b/>
            <w:sz w:val="24"/>
            <w:szCs w:val="24"/>
            <w:rPrChange w:id="127" w:author="Gary Clark" w:date="2018-04-10T15:51:00Z">
              <w:rPr/>
            </w:rPrChange>
          </w:rPr>
          <w:t>Tips:</w:t>
        </w:r>
      </w:ins>
    </w:p>
    <w:p w14:paraId="58FDE7E6" w14:textId="4C8515D6" w:rsidR="003F0FEE" w:rsidRPr="00120020" w:rsidRDefault="003F0FEE">
      <w:pPr>
        <w:pStyle w:val="ListParagraph"/>
        <w:numPr>
          <w:ilvl w:val="0"/>
          <w:numId w:val="10"/>
        </w:numPr>
        <w:spacing w:after="0" w:line="240" w:lineRule="auto"/>
        <w:rPr>
          <w:ins w:id="128" w:author="Gary Clark" w:date="2018-04-10T15:55:00Z"/>
          <w:rFonts w:ascii="inherit" w:eastAsia="Times New Roman" w:hAnsi="inherit" w:cs="Helvetica"/>
          <w:color w:val="000000"/>
          <w:sz w:val="20"/>
          <w:szCs w:val="20"/>
          <w:rPrChange w:id="129" w:author="Gary Clark" w:date="2018-04-10T16:05:00Z">
            <w:rPr>
              <w:ins w:id="130" w:author="Gary Clark" w:date="2018-04-10T15:55:00Z"/>
            </w:rPr>
          </w:rPrChange>
        </w:rPr>
        <w:pPrChange w:id="131" w:author="Gary Clark" w:date="2018-04-10T16:05:00Z">
          <w:pPr>
            <w:numPr>
              <w:numId w:val="7"/>
            </w:numPr>
            <w:tabs>
              <w:tab w:val="num" w:pos="720"/>
            </w:tabs>
            <w:spacing w:after="0" w:line="240" w:lineRule="auto"/>
            <w:ind w:left="720" w:hanging="360"/>
          </w:pPr>
        </w:pPrChange>
      </w:pPr>
      <w:ins w:id="132" w:author="Gary Clark" w:date="2018-04-10T15:57:00Z">
        <w:r w:rsidRPr="00120020">
          <w:rPr>
            <w:rFonts w:ascii="inherit" w:eastAsia="Times New Roman" w:hAnsi="inherit" w:cs="Helvetica"/>
            <w:b/>
            <w:color w:val="000000"/>
            <w:sz w:val="20"/>
            <w:szCs w:val="20"/>
            <w:rPrChange w:id="133" w:author="Gary Clark" w:date="2018-04-10T16:05:00Z">
              <w:rPr>
                <w:b/>
              </w:rPr>
            </w:rPrChange>
          </w:rPr>
          <w:t>Do not go directly to the AWS Educate website</w:t>
        </w:r>
        <w:r w:rsidRPr="00120020">
          <w:rPr>
            <w:rFonts w:ascii="inherit" w:eastAsia="Times New Roman" w:hAnsi="inherit" w:cs="Helvetica"/>
            <w:color w:val="000000"/>
            <w:sz w:val="20"/>
            <w:szCs w:val="20"/>
            <w:rPrChange w:id="134" w:author="Gary Clark" w:date="2018-04-10T16:05:00Z">
              <w:rPr/>
            </w:rPrChange>
          </w:rPr>
          <w:t xml:space="preserve"> to request your account.  </w:t>
        </w:r>
      </w:ins>
      <w:ins w:id="135" w:author="Gary Clark" w:date="2018-04-10T15:55:00Z">
        <w:r w:rsidRPr="00120020">
          <w:rPr>
            <w:rFonts w:ascii="inherit" w:eastAsia="Times New Roman" w:hAnsi="inherit" w:cs="Helvetica"/>
            <w:color w:val="000000"/>
            <w:sz w:val="20"/>
            <w:szCs w:val="20"/>
            <w:rPrChange w:id="136" w:author="Gary Clark" w:date="2018-04-10T16:05:00Z">
              <w:rPr/>
            </w:rPrChange>
          </w:rPr>
          <w:t xml:space="preserve">You must start Step 1 with the link in </w:t>
        </w:r>
      </w:ins>
      <w:ins w:id="137" w:author="Gary Clark" w:date="2018-04-10T15:57:00Z">
        <w:r w:rsidRPr="00120020">
          <w:rPr>
            <w:rFonts w:ascii="inherit" w:eastAsia="Times New Roman" w:hAnsi="inherit" w:cs="Helvetica"/>
            <w:color w:val="000000"/>
            <w:sz w:val="20"/>
            <w:szCs w:val="20"/>
            <w:rPrChange w:id="138" w:author="Gary Clark" w:date="2018-04-10T16:05:00Z">
              <w:rPr/>
            </w:rPrChange>
          </w:rPr>
          <w:t xml:space="preserve">the </w:t>
        </w:r>
      </w:ins>
      <w:ins w:id="139" w:author="Gary Clark" w:date="2018-04-10T15:55:00Z">
        <w:r w:rsidRPr="00120020">
          <w:rPr>
            <w:rFonts w:ascii="inherit" w:eastAsia="Times New Roman" w:hAnsi="inherit" w:cs="Helvetica"/>
            <w:color w:val="000000"/>
            <w:sz w:val="20"/>
            <w:szCs w:val="20"/>
            <w:rPrChange w:id="140" w:author="Gary Clark" w:date="2018-04-10T16:05:00Z">
              <w:rPr/>
            </w:rPrChange>
          </w:rPr>
          <w:t>blackboard</w:t>
        </w:r>
      </w:ins>
      <w:ins w:id="141" w:author="Gary Clark" w:date="2018-04-10T15:56:00Z">
        <w:r w:rsidRPr="00120020">
          <w:rPr>
            <w:rFonts w:ascii="inherit" w:eastAsia="Times New Roman" w:hAnsi="inherit" w:cs="Helvetica"/>
            <w:color w:val="000000"/>
            <w:sz w:val="20"/>
            <w:szCs w:val="20"/>
            <w:rPrChange w:id="142" w:author="Gary Clark" w:date="2018-04-10T16:05:00Z">
              <w:rPr/>
            </w:rPrChange>
          </w:rPr>
          <w:t xml:space="preserve"> ‘AWS’ Folder</w:t>
        </w:r>
      </w:ins>
      <w:ins w:id="143" w:author="Gary Clark" w:date="2018-04-10T15:55:00Z">
        <w:r w:rsidRPr="00120020">
          <w:rPr>
            <w:rFonts w:ascii="inherit" w:eastAsia="Times New Roman" w:hAnsi="inherit" w:cs="Helvetica"/>
            <w:color w:val="000000"/>
            <w:sz w:val="20"/>
            <w:szCs w:val="20"/>
            <w:rPrChange w:id="144" w:author="Gary Clark" w:date="2018-04-10T16:05:00Z">
              <w:rPr/>
            </w:rPrChange>
          </w:rPr>
          <w:t xml:space="preserve">.  If </w:t>
        </w:r>
      </w:ins>
      <w:ins w:id="145" w:author="Gary Clark" w:date="2018-04-10T15:58:00Z">
        <w:r w:rsidRPr="00120020">
          <w:rPr>
            <w:rFonts w:ascii="inherit" w:eastAsia="Times New Roman" w:hAnsi="inherit" w:cs="Helvetica"/>
            <w:color w:val="000000"/>
            <w:sz w:val="20"/>
            <w:szCs w:val="20"/>
            <w:rPrChange w:id="146" w:author="Gary Clark" w:date="2018-04-10T16:05:00Z">
              <w:rPr/>
            </w:rPrChange>
          </w:rPr>
          <w:t>not</w:t>
        </w:r>
      </w:ins>
      <w:ins w:id="147" w:author="Gary Clark" w:date="2018-04-10T15:55:00Z">
        <w:r w:rsidRPr="00120020">
          <w:rPr>
            <w:rFonts w:ascii="inherit" w:eastAsia="Times New Roman" w:hAnsi="inherit" w:cs="Helvetica"/>
            <w:color w:val="000000"/>
            <w:sz w:val="20"/>
            <w:szCs w:val="20"/>
            <w:rPrChange w:id="148" w:author="Gary Clark" w:date="2018-04-10T16:05:00Z">
              <w:rPr/>
            </w:rPrChange>
          </w:rPr>
          <w:t>, you won</w:t>
        </w:r>
      </w:ins>
      <w:ins w:id="149" w:author="Gary Clark" w:date="2018-04-10T15:56:00Z">
        <w:r w:rsidRPr="00120020">
          <w:rPr>
            <w:rFonts w:ascii="inherit" w:eastAsia="Times New Roman" w:hAnsi="inherit" w:cs="Helvetica"/>
            <w:color w:val="000000"/>
            <w:sz w:val="20"/>
            <w:szCs w:val="20"/>
            <w:rPrChange w:id="150" w:author="Gary Clark" w:date="2018-04-10T16:05:00Z">
              <w:rPr/>
            </w:rPrChange>
          </w:rPr>
          <w:t>’t receive your AWS Console Starter Account with $75 usage credit.</w:t>
        </w:r>
      </w:ins>
    </w:p>
    <w:p w14:paraId="5AC50B94" w14:textId="4F753A8E" w:rsidR="00814598" w:rsidRPr="00120020" w:rsidRDefault="00814598">
      <w:pPr>
        <w:pStyle w:val="ListParagraph"/>
        <w:numPr>
          <w:ilvl w:val="0"/>
          <w:numId w:val="10"/>
        </w:numPr>
        <w:spacing w:after="0" w:line="240" w:lineRule="auto"/>
        <w:rPr>
          <w:ins w:id="151" w:author="Gary Clark" w:date="2018-04-10T15:52:00Z"/>
          <w:rFonts w:ascii="inherit" w:eastAsia="Times New Roman" w:hAnsi="inherit" w:cs="Helvetica"/>
          <w:color w:val="000000"/>
          <w:sz w:val="20"/>
          <w:szCs w:val="20"/>
        </w:rPr>
        <w:pPrChange w:id="152" w:author="Gary Clark" w:date="2018-04-10T16:05:00Z">
          <w:pPr>
            <w:numPr>
              <w:numId w:val="7"/>
            </w:numPr>
            <w:tabs>
              <w:tab w:val="num" w:pos="720"/>
            </w:tabs>
            <w:spacing w:after="0" w:line="240" w:lineRule="auto"/>
            <w:ind w:left="720" w:hanging="360"/>
          </w:pPr>
        </w:pPrChange>
      </w:pPr>
      <w:ins w:id="153" w:author="Gary Clark" w:date="2018-04-10T15:51:00Z">
        <w:r w:rsidRPr="00120020">
          <w:rPr>
            <w:rFonts w:ascii="inherit" w:eastAsia="Times New Roman" w:hAnsi="inherit" w:cs="Helvetica"/>
            <w:color w:val="000000"/>
            <w:sz w:val="20"/>
            <w:szCs w:val="20"/>
            <w:rPrChange w:id="154" w:author="Gary Clark" w:date="2018-04-10T16:05:00Z">
              <w:rPr/>
            </w:rPrChange>
          </w:rPr>
          <w:t>You will not have instant access to your new AWS Educate account; the process can take from minutes to hours.</w:t>
        </w:r>
      </w:ins>
      <w:ins w:id="155" w:author="Gary Clark" w:date="2018-04-10T16:00:00Z">
        <w:r w:rsidR="00687C67" w:rsidRPr="00120020">
          <w:rPr>
            <w:rFonts w:ascii="inherit" w:eastAsia="Times New Roman" w:hAnsi="inherit" w:cs="Helvetica"/>
            <w:b/>
            <w:bCs/>
            <w:color w:val="FF0000"/>
            <w:sz w:val="20"/>
            <w:szCs w:val="20"/>
            <w:bdr w:val="none" w:sz="0" w:space="0" w:color="auto" w:frame="1"/>
            <w:rPrChange w:id="156" w:author="Gary Clark" w:date="2018-04-10T16:05:00Z">
              <w:rPr>
                <w:b/>
                <w:bCs/>
                <w:color w:val="FF0000"/>
                <w:bdr w:val="none" w:sz="0" w:space="0" w:color="auto" w:frame="1"/>
              </w:rPr>
            </w:rPrChange>
          </w:rPr>
          <w:t xml:space="preserve"> Please do not run the Step 1 process from blackboard a second time</w:t>
        </w:r>
        <w:r w:rsidR="00687C67" w:rsidRPr="00120020">
          <w:rPr>
            <w:rFonts w:ascii="inherit" w:eastAsia="Times New Roman" w:hAnsi="inherit" w:cs="Helvetica"/>
            <w:color w:val="000000"/>
            <w:sz w:val="20"/>
            <w:szCs w:val="20"/>
            <w:rPrChange w:id="157" w:author="Gary Clark" w:date="2018-04-10T16:05:00Z">
              <w:rPr/>
            </w:rPrChange>
          </w:rPr>
          <w:t>.</w:t>
        </w:r>
      </w:ins>
    </w:p>
    <w:p w14:paraId="545A107F" w14:textId="0B878C01" w:rsidR="00814598" w:rsidRPr="00120020" w:rsidRDefault="00827428">
      <w:pPr>
        <w:pStyle w:val="ListParagraph"/>
        <w:numPr>
          <w:ilvl w:val="0"/>
          <w:numId w:val="10"/>
        </w:numPr>
        <w:spacing w:after="0" w:line="240" w:lineRule="auto"/>
        <w:rPr>
          <w:ins w:id="158" w:author="Gary Clark" w:date="2018-04-10T15:51:00Z"/>
          <w:rFonts w:ascii="inherit" w:eastAsia="Times New Roman" w:hAnsi="inherit" w:cs="Helvetica"/>
          <w:color w:val="000000"/>
          <w:sz w:val="20"/>
          <w:szCs w:val="20"/>
        </w:rPr>
        <w:pPrChange w:id="159" w:author="Gary Clark" w:date="2018-04-10T16:05:00Z">
          <w:pPr>
            <w:numPr>
              <w:numId w:val="7"/>
            </w:numPr>
            <w:tabs>
              <w:tab w:val="num" w:pos="720"/>
            </w:tabs>
            <w:spacing w:after="0" w:line="240" w:lineRule="auto"/>
            <w:ind w:left="720" w:hanging="360"/>
          </w:pPr>
        </w:pPrChange>
      </w:pPr>
      <w:ins w:id="160" w:author="Gary Clark" w:date="2018-04-10T15:52:00Z">
        <w:r>
          <w:rPr>
            <w:rFonts w:ascii="inherit" w:eastAsia="Times New Roman" w:hAnsi="inherit" w:cs="Helvetica"/>
            <w:color w:val="000000"/>
            <w:sz w:val="20"/>
            <w:szCs w:val="20"/>
            <w:rPrChange w:id="161" w:author="Gary Clark" w:date="2018-04-10T16:05:00Z">
              <w:rPr>
                <w:rFonts w:ascii="inherit" w:eastAsia="Times New Roman" w:hAnsi="inherit" w:cs="Helvetica"/>
                <w:color w:val="000000"/>
                <w:sz w:val="20"/>
                <w:szCs w:val="20"/>
              </w:rPr>
            </w:rPrChange>
          </w:rPr>
          <w:t>Wait until you receive a</w:t>
        </w:r>
        <w:r w:rsidR="00814598" w:rsidRPr="00120020">
          <w:rPr>
            <w:rFonts w:ascii="inherit" w:eastAsia="Times New Roman" w:hAnsi="inherit" w:cs="Helvetica"/>
            <w:color w:val="000000"/>
            <w:sz w:val="20"/>
            <w:szCs w:val="20"/>
            <w:rPrChange w:id="162" w:author="Gary Clark" w:date="2018-04-10T16:05:00Z">
              <w:rPr/>
            </w:rPrChange>
          </w:rPr>
          <w:t xml:space="preserve"> </w:t>
        </w:r>
      </w:ins>
      <w:ins w:id="163" w:author="Gary Clark" w:date="2018-04-11T14:24:00Z">
        <w:r>
          <w:rPr>
            <w:rFonts w:ascii="inherit" w:eastAsia="Times New Roman" w:hAnsi="inherit" w:cs="Helvetica"/>
            <w:color w:val="000000"/>
            <w:sz w:val="20"/>
            <w:szCs w:val="20"/>
          </w:rPr>
          <w:t xml:space="preserve">welcome </w:t>
        </w:r>
      </w:ins>
      <w:ins w:id="164" w:author="Gary Clark" w:date="2018-04-10T15:52:00Z">
        <w:r w:rsidR="00814598" w:rsidRPr="00120020">
          <w:rPr>
            <w:rFonts w:ascii="inherit" w:eastAsia="Times New Roman" w:hAnsi="inherit" w:cs="Helvetica"/>
            <w:color w:val="000000"/>
            <w:sz w:val="20"/>
            <w:szCs w:val="20"/>
            <w:rPrChange w:id="165" w:author="Gary Clark" w:date="2018-04-10T16:05:00Z">
              <w:rPr/>
            </w:rPrChange>
          </w:rPr>
          <w:t>email from AWS Educate</w:t>
        </w:r>
      </w:ins>
      <w:ins w:id="166" w:author="Gary Clark" w:date="2018-04-10T15:53:00Z">
        <w:r w:rsidR="00814598" w:rsidRPr="00120020">
          <w:rPr>
            <w:rFonts w:ascii="inherit" w:eastAsia="Times New Roman" w:hAnsi="inherit" w:cs="Helvetica"/>
            <w:color w:val="000000"/>
            <w:sz w:val="20"/>
            <w:szCs w:val="20"/>
            <w:rPrChange w:id="167" w:author="Gary Clark" w:date="2018-04-10T16:05:00Z">
              <w:rPr/>
            </w:rPrChange>
          </w:rPr>
          <w:t>, after completing step 1,</w:t>
        </w:r>
      </w:ins>
      <w:ins w:id="168" w:author="Gary Clark" w:date="2018-04-10T15:52:00Z">
        <w:r w:rsidR="00814598" w:rsidRPr="00120020">
          <w:rPr>
            <w:rFonts w:ascii="inherit" w:eastAsia="Times New Roman" w:hAnsi="inherit" w:cs="Helvetica"/>
            <w:color w:val="000000"/>
            <w:sz w:val="20"/>
            <w:szCs w:val="20"/>
            <w:rPrChange w:id="169" w:author="Gary Clark" w:date="2018-04-10T16:05:00Z">
              <w:rPr/>
            </w:rPrChange>
          </w:rPr>
          <w:t xml:space="preserve"> before trying to complete step 2.</w:t>
        </w:r>
      </w:ins>
      <w:ins w:id="170" w:author="Gary Clark" w:date="2018-04-11T14:25:00Z">
        <w:r w:rsidR="0086747E">
          <w:rPr>
            <w:rFonts w:ascii="inherit" w:eastAsia="Times New Roman" w:hAnsi="inherit" w:cs="Helvetica"/>
            <w:color w:val="000000"/>
            <w:sz w:val="20"/>
            <w:szCs w:val="20"/>
          </w:rPr>
          <w:t xml:space="preserve">  </w:t>
        </w:r>
      </w:ins>
    </w:p>
    <w:p w14:paraId="4B49FC99" w14:textId="77777777" w:rsidR="00595F76" w:rsidRDefault="00595F76">
      <w:pPr>
        <w:rPr>
          <w:ins w:id="171" w:author="Gary Clark" w:date="2018-04-11T14:22:00Z"/>
          <w:b/>
          <w:sz w:val="24"/>
          <w:szCs w:val="24"/>
        </w:rPr>
      </w:pPr>
    </w:p>
    <w:p w14:paraId="334831D8" w14:textId="02D89E9F" w:rsidR="00941F6C" w:rsidRPr="00941F6C" w:rsidRDefault="00941F6C">
      <w:pPr>
        <w:rPr>
          <w:b/>
          <w:sz w:val="24"/>
          <w:szCs w:val="24"/>
        </w:rPr>
      </w:pPr>
      <w:r>
        <w:rPr>
          <w:b/>
          <w:sz w:val="24"/>
          <w:szCs w:val="24"/>
        </w:rPr>
        <w:t xml:space="preserve">Follow these instructions to create a new AWS Starter Account for your student use.  </w:t>
      </w:r>
    </w:p>
    <w:p w14:paraId="73AD0707" w14:textId="77777777" w:rsidR="003B4B25" w:rsidRDefault="00B56FAB" w:rsidP="00B56FAB">
      <w:pPr>
        <w:pStyle w:val="ListParagraph"/>
        <w:numPr>
          <w:ilvl w:val="0"/>
          <w:numId w:val="1"/>
        </w:numPr>
      </w:pPr>
      <w:r>
        <w:t xml:space="preserve"> Log into blackboard with your student ID</w:t>
      </w:r>
    </w:p>
    <w:p w14:paraId="4FF39665" w14:textId="77777777" w:rsidR="00B56FAB" w:rsidRDefault="00B56FAB" w:rsidP="00B56FAB">
      <w:pPr>
        <w:pStyle w:val="ListParagraph"/>
        <w:numPr>
          <w:ilvl w:val="0"/>
          <w:numId w:val="1"/>
        </w:numPr>
      </w:pPr>
      <w:r>
        <w:t>Select your course to view the course menu</w:t>
      </w:r>
    </w:p>
    <w:p w14:paraId="4EDD8E76" w14:textId="79C128B4" w:rsidR="00B56FAB" w:rsidRDefault="00B56FAB" w:rsidP="00B56FAB">
      <w:pPr>
        <w:pStyle w:val="ListParagraph"/>
        <w:numPr>
          <w:ilvl w:val="0"/>
          <w:numId w:val="1"/>
        </w:numPr>
      </w:pPr>
      <w:r>
        <w:t>Select</w:t>
      </w:r>
      <w:ins w:id="172" w:author="Gary Clark" w:date="2018-04-11T14:25:00Z">
        <w:r w:rsidR="0086747E">
          <w:t xml:space="preserve"> the</w:t>
        </w:r>
      </w:ins>
      <w:r>
        <w:t xml:space="preserve"> ‘</w:t>
      </w:r>
      <w:r w:rsidR="00515671">
        <w:t>AWS</w:t>
      </w:r>
      <w:r>
        <w:t xml:space="preserve">’ </w:t>
      </w:r>
      <w:ins w:id="173" w:author="Gary Clark" w:date="2018-04-11T14:26:00Z">
        <w:r w:rsidR="0086747E">
          <w:t xml:space="preserve">folder </w:t>
        </w:r>
      </w:ins>
      <w:r>
        <w:t>from the course menu</w:t>
      </w:r>
    </w:p>
    <w:p w14:paraId="3DF28670" w14:textId="598A2BFF" w:rsidR="0044727E" w:rsidRDefault="00B56FAB" w:rsidP="00B56FAB">
      <w:pPr>
        <w:pStyle w:val="ListParagraph"/>
        <w:numPr>
          <w:ilvl w:val="0"/>
          <w:numId w:val="1"/>
        </w:numPr>
        <w:rPr>
          <w:ins w:id="174" w:author="Gary Clark" w:date="2018-04-11T14:02:00Z"/>
        </w:rPr>
      </w:pPr>
      <w:r>
        <w:t xml:space="preserve">Select ‘Create AWS Student </w:t>
      </w:r>
      <w:ins w:id="175" w:author="Gary Clark" w:date="2018-04-11T14:00:00Z">
        <w:r w:rsidR="0044727E">
          <w:t xml:space="preserve">Starter </w:t>
        </w:r>
      </w:ins>
      <w:r>
        <w:t xml:space="preserve">Account’ from the </w:t>
      </w:r>
      <w:r w:rsidR="00515671">
        <w:t>AWS</w:t>
      </w:r>
      <w:r>
        <w:t xml:space="preserve"> Menu</w:t>
      </w:r>
      <w:r w:rsidR="00A46147">
        <w:t xml:space="preserve"> which displays th</w:t>
      </w:r>
      <w:ins w:id="176" w:author="Gary Clark" w:date="2018-04-11T14:02:00Z">
        <w:r w:rsidR="0044727E">
          <w:t>e</w:t>
        </w:r>
      </w:ins>
      <w:del w:id="177" w:author="Gary Clark" w:date="2018-04-11T14:02:00Z">
        <w:r w:rsidR="00A46147" w:rsidDel="0044727E">
          <w:delText>is</w:delText>
        </w:r>
      </w:del>
      <w:r w:rsidR="00A46147">
        <w:t xml:space="preserve"> screen</w:t>
      </w:r>
      <w:ins w:id="178" w:author="Gary Clark" w:date="2018-04-11T14:02:00Z">
        <w:r w:rsidR="0044727E">
          <w:t xml:space="preserve"> shown below</w:t>
        </w:r>
      </w:ins>
      <w:r w:rsidR="00BF61B2">
        <w:t>.</w:t>
      </w:r>
    </w:p>
    <w:p w14:paraId="24AF22AE" w14:textId="01DAB728" w:rsidR="00B56FAB" w:rsidRDefault="00BF61B2" w:rsidP="00B56FAB">
      <w:pPr>
        <w:pStyle w:val="ListParagraph"/>
        <w:numPr>
          <w:ilvl w:val="0"/>
          <w:numId w:val="1"/>
        </w:numPr>
      </w:pPr>
      <w:del w:id="179" w:author="Gary Clark" w:date="2018-04-11T14:02:00Z">
        <w:r w:rsidDel="0044727E">
          <w:delText xml:space="preserve">  </w:delText>
        </w:r>
      </w:del>
      <w:r>
        <w:t>Select ‘Launch’ (see screenshot below).</w:t>
      </w:r>
      <w:ins w:id="180" w:author="Gary Clark" w:date="2018-04-11T14:26:00Z">
        <w:r w:rsidR="0086747E">
          <w:t xml:space="preserve">  </w:t>
        </w:r>
      </w:ins>
      <w:ins w:id="181" w:author="Gary Clark" w:date="2018-04-11T14:27:00Z">
        <w:r w:rsidR="0086747E">
          <w:t>You will be redirected</w:t>
        </w:r>
      </w:ins>
      <w:ins w:id="182" w:author="Gary Clark" w:date="2018-04-11T14:28:00Z">
        <w:r w:rsidR="0086747E">
          <w:t xml:space="preserve"> out</w:t>
        </w:r>
      </w:ins>
      <w:ins w:id="183" w:author="Gary Clark" w:date="2018-04-11T14:27:00Z">
        <w:r w:rsidR="0086747E">
          <w:t xml:space="preserve"> to the AWS Educate application process.</w:t>
        </w:r>
      </w:ins>
      <w:ins w:id="184" w:author="Gary Clark" w:date="2018-04-11T14:28:00Z">
        <w:r w:rsidR="0086747E">
          <w:t xml:space="preserve"> This integration launch passes information to the AWS Educate application process that automates the approval process for your account request.  </w:t>
        </w:r>
      </w:ins>
      <w:ins w:id="185" w:author="Gary Clark" w:date="2018-04-11T14:29:00Z">
        <w:r w:rsidR="0086747E">
          <w:t>So, don’t go directly to the AWS Edu</w:t>
        </w:r>
      </w:ins>
      <w:ins w:id="186" w:author="Gary Clark" w:date="2018-04-11T14:30:00Z">
        <w:r w:rsidR="0086747E">
          <w:t>c</w:t>
        </w:r>
      </w:ins>
      <w:ins w:id="187" w:author="Gary Clark" w:date="2018-04-11T14:29:00Z">
        <w:r w:rsidR="0086747E">
          <w:t>ate website to apply or this cool process doesn</w:t>
        </w:r>
      </w:ins>
      <w:ins w:id="188" w:author="Gary Clark" w:date="2018-04-11T14:30:00Z">
        <w:r w:rsidR="0086747E">
          <w:t xml:space="preserve">’t work.  </w:t>
        </w:r>
      </w:ins>
    </w:p>
    <w:p w14:paraId="6DD23092" w14:textId="77777777" w:rsidR="00B56FAB" w:rsidRDefault="00B56FAB" w:rsidP="00BF61B2"/>
    <w:p w14:paraId="339E3631" w14:textId="77777777" w:rsidR="00BF61B2" w:rsidRDefault="00BF61B2" w:rsidP="00BF61B2">
      <w:r>
        <w:rPr>
          <w:noProof/>
        </w:rPr>
        <w:lastRenderedPageBreak/>
        <w:drawing>
          <wp:inline distT="0" distB="0" distL="0" distR="0" wp14:anchorId="3D9B4D70" wp14:editId="09F69623">
            <wp:extent cx="8029575" cy="50869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8C475.tmp"/>
                    <pic:cNvPicPr/>
                  </pic:nvPicPr>
                  <pic:blipFill>
                    <a:blip r:embed="rId5">
                      <a:extLst>
                        <a:ext uri="{28A0092B-C50C-407E-A947-70E740481C1C}">
                          <a14:useLocalDpi xmlns:a14="http://schemas.microsoft.com/office/drawing/2010/main" val="0"/>
                        </a:ext>
                      </a:extLst>
                    </a:blip>
                    <a:stretch>
                      <a:fillRect/>
                    </a:stretch>
                  </pic:blipFill>
                  <pic:spPr>
                    <a:xfrm>
                      <a:off x="0" y="0"/>
                      <a:ext cx="8029575" cy="5086985"/>
                    </a:xfrm>
                    <a:prstGeom prst="rect">
                      <a:avLst/>
                    </a:prstGeom>
                  </pic:spPr>
                </pic:pic>
              </a:graphicData>
            </a:graphic>
          </wp:inline>
        </w:drawing>
      </w:r>
    </w:p>
    <w:p w14:paraId="5791D808" w14:textId="77777777" w:rsidR="00964076" w:rsidRDefault="00964076" w:rsidP="00964076">
      <w:pPr>
        <w:pStyle w:val="ListParagraph"/>
      </w:pPr>
    </w:p>
    <w:p w14:paraId="111989C5" w14:textId="77777777" w:rsidR="00964076" w:rsidRDefault="00964076" w:rsidP="00964076">
      <w:pPr>
        <w:pStyle w:val="ListParagraph"/>
      </w:pPr>
    </w:p>
    <w:p w14:paraId="1BC6FC65" w14:textId="77777777" w:rsidR="00964076" w:rsidRDefault="00964076" w:rsidP="00964076">
      <w:pPr>
        <w:pStyle w:val="ListParagraph"/>
      </w:pPr>
    </w:p>
    <w:p w14:paraId="3BCD8084" w14:textId="77777777" w:rsidR="00964076" w:rsidRDefault="00964076" w:rsidP="00964076">
      <w:pPr>
        <w:pStyle w:val="ListParagraph"/>
      </w:pPr>
    </w:p>
    <w:p w14:paraId="55C808EA" w14:textId="77777777" w:rsidR="00964076" w:rsidRDefault="00964076" w:rsidP="00964076">
      <w:pPr>
        <w:pStyle w:val="ListParagraph"/>
      </w:pPr>
    </w:p>
    <w:p w14:paraId="760AE55A" w14:textId="77777777" w:rsidR="00964076" w:rsidRDefault="00964076" w:rsidP="00964076">
      <w:pPr>
        <w:pStyle w:val="ListParagraph"/>
      </w:pPr>
    </w:p>
    <w:p w14:paraId="1B0DA090" w14:textId="77777777" w:rsidR="00964076" w:rsidRDefault="00964076" w:rsidP="00964076">
      <w:pPr>
        <w:pStyle w:val="ListParagraph"/>
      </w:pPr>
    </w:p>
    <w:p w14:paraId="74D57952" w14:textId="77777777" w:rsidR="00964076" w:rsidRDefault="00964076" w:rsidP="00964076">
      <w:pPr>
        <w:pStyle w:val="ListParagraph"/>
      </w:pPr>
    </w:p>
    <w:p w14:paraId="3C9C23CB" w14:textId="77777777" w:rsidR="00964076" w:rsidRDefault="00964076" w:rsidP="00964076">
      <w:pPr>
        <w:pStyle w:val="ListParagraph"/>
      </w:pPr>
    </w:p>
    <w:p w14:paraId="4D15F6E4" w14:textId="77777777" w:rsidR="00964076" w:rsidRDefault="00964076" w:rsidP="00964076">
      <w:pPr>
        <w:pStyle w:val="ListParagraph"/>
      </w:pPr>
    </w:p>
    <w:p w14:paraId="5EAD61FE" w14:textId="77777777" w:rsidR="00964076" w:rsidRDefault="00964076" w:rsidP="00964076">
      <w:pPr>
        <w:pStyle w:val="ListParagraph"/>
      </w:pPr>
    </w:p>
    <w:p w14:paraId="3C952CF5" w14:textId="49DC6509" w:rsidR="00BF61B2" w:rsidRDefault="00A46147" w:rsidP="00A46147">
      <w:pPr>
        <w:pStyle w:val="ListParagraph"/>
        <w:numPr>
          <w:ilvl w:val="0"/>
          <w:numId w:val="1"/>
        </w:numPr>
      </w:pPr>
      <w:r>
        <w:t xml:space="preserve">When the ‘AWS Educate’ </w:t>
      </w:r>
      <w:ins w:id="189" w:author="Gary Clark" w:date="2018-04-11T14:31:00Z">
        <w:r w:rsidR="0086747E">
          <w:t xml:space="preserve">application </w:t>
        </w:r>
      </w:ins>
      <w:r>
        <w:t xml:space="preserve">screen shown below is displayed, fill-in </w:t>
      </w:r>
      <w:ins w:id="190" w:author="Gary Clark" w:date="2018-04-11T14:31:00Z">
        <w:r w:rsidR="0086747E">
          <w:t>your</w:t>
        </w:r>
      </w:ins>
      <w:del w:id="191" w:author="Gary Clark" w:date="2018-04-11T14:31:00Z">
        <w:r w:rsidDel="0086747E">
          <w:delText>the</w:delText>
        </w:r>
      </w:del>
      <w:r>
        <w:t xml:space="preserve"> </w:t>
      </w:r>
      <w:r w:rsidR="0024526E">
        <w:t xml:space="preserve">Name, Address &amp; </w:t>
      </w:r>
      <w:r w:rsidR="00B35A06">
        <w:t xml:space="preserve">student </w:t>
      </w:r>
      <w:r w:rsidR="0024526E">
        <w:t>email address at the top of the screen</w:t>
      </w:r>
      <w:ins w:id="192" w:author="Gary Clark" w:date="2018-04-11T14:06:00Z">
        <w:r w:rsidR="00A2770C">
          <w:t>. S</w:t>
        </w:r>
        <w:r w:rsidR="00A2770C" w:rsidRPr="000F06B8">
          <w:rPr>
            <w:rFonts w:ascii="inherit" w:eastAsia="Times New Roman" w:hAnsi="inherit" w:cs="Helvetica"/>
            <w:color w:val="000000"/>
            <w:sz w:val="20"/>
            <w:szCs w:val="20"/>
          </w:rPr>
          <w:t xml:space="preserve">elect "Computer Science" for the field of study. </w:t>
        </w:r>
      </w:ins>
      <w:r w:rsidR="0024526E">
        <w:t xml:space="preserve"> (see screenshot below).  </w:t>
      </w:r>
      <w:r w:rsidR="00B35A06" w:rsidRPr="00B35A06">
        <w:rPr>
          <w:b/>
        </w:rPr>
        <w:t>NOTE THAT YOU MUST USE YOUR CSCC STUDENT EMAIL ADDRESS</w:t>
      </w:r>
      <w:r w:rsidR="00B35A06">
        <w:t xml:space="preserve"> (such as  ‘</w:t>
      </w:r>
      <w:ins w:id="193" w:author="Gary Clark" w:date="2018-04-11T14:32:00Z">
        <w:r w:rsidR="0086747E">
          <w:fldChar w:fldCharType="begin"/>
        </w:r>
        <w:r w:rsidR="0086747E">
          <w:instrText xml:space="preserve"> HYPERLINK "mailto:</w:instrText>
        </w:r>
      </w:ins>
      <w:ins w:id="194" w:author="Gary Clark" w:date="2018-04-11T14:31:00Z">
        <w:r w:rsidR="0086747E" w:rsidRPr="0086747E">
          <w:rPr>
            <w:rPrChange w:id="195" w:author="Gary Clark" w:date="2018-04-11T14:32:00Z">
              <w:rPr>
                <w:rStyle w:val="Hyperlink"/>
              </w:rPr>
            </w:rPrChange>
          </w:rPr>
          <w:instrText>you</w:instrText>
        </w:r>
      </w:ins>
      <w:r w:rsidR="0086747E" w:rsidRPr="0086747E">
        <w:rPr>
          <w:rPrChange w:id="196" w:author="Gary Clark" w:date="2018-04-11T14:32:00Z">
            <w:rPr>
              <w:rStyle w:val="Hyperlink"/>
            </w:rPr>
          </w:rPrChange>
        </w:rPr>
        <w:instrText>@student.cscc.edu</w:instrText>
      </w:r>
      <w:ins w:id="197" w:author="Gary Clark" w:date="2018-04-11T14:32:00Z">
        <w:r w:rsidR="0086747E">
          <w:instrText xml:space="preserve">" </w:instrText>
        </w:r>
        <w:r w:rsidR="0086747E">
          <w:fldChar w:fldCharType="separate"/>
        </w:r>
      </w:ins>
      <w:r w:rsidR="0086747E" w:rsidRPr="00DF1785">
        <w:rPr>
          <w:rStyle w:val="Hyperlink"/>
          <w:rPrChange w:id="198" w:author="Gary Clark" w:date="2018-04-11T14:32:00Z">
            <w:rPr>
              <w:rStyle w:val="Hyperlink"/>
            </w:rPr>
          </w:rPrChange>
        </w:rPr>
        <w:t>you</w:t>
      </w:r>
      <w:r w:rsidR="0086747E" w:rsidRPr="00DF1785" w:rsidDel="0086747E">
        <w:rPr>
          <w:rStyle w:val="Hyperlink"/>
          <w:rPrChange w:id="199" w:author="Gary Clark" w:date="2018-04-11T14:32:00Z">
            <w:rPr>
              <w:rStyle w:val="Hyperlink"/>
            </w:rPr>
          </w:rPrChange>
        </w:rPr>
        <w:t>xxxx</w:t>
      </w:r>
      <w:r w:rsidR="0086747E" w:rsidRPr="00DF1785">
        <w:rPr>
          <w:rStyle w:val="Hyperlink"/>
          <w:rPrChange w:id="200" w:author="Gary Clark" w:date="2018-04-11T14:32:00Z">
            <w:rPr>
              <w:rStyle w:val="Hyperlink"/>
            </w:rPr>
          </w:rPrChange>
        </w:rPr>
        <w:t>@student.cscc.edu</w:t>
      </w:r>
      <w:ins w:id="201" w:author="Gary Clark" w:date="2018-04-11T14:32:00Z">
        <w:r w:rsidR="0086747E">
          <w:fldChar w:fldCharType="end"/>
        </w:r>
      </w:ins>
      <w:r w:rsidR="00B35A06">
        <w:t>’</w:t>
      </w:r>
      <w:ins w:id="202" w:author="Gary Clark" w:date="2018-04-11T14:32:00Z">
        <w:r w:rsidR="0086747E">
          <w:t>)</w:t>
        </w:r>
      </w:ins>
      <w:r w:rsidR="00B35A06">
        <w:t xml:space="preserve">  in order to receive the $75 student </w:t>
      </w:r>
      <w:ins w:id="203" w:author="Gary Clark" w:date="2018-04-11T14:32:00Z">
        <w:r w:rsidR="0086747E">
          <w:t>usage</w:t>
        </w:r>
      </w:ins>
      <w:del w:id="204" w:author="Gary Clark" w:date="2018-04-11T14:32:00Z">
        <w:r w:rsidR="00B35A06" w:rsidDel="0086747E">
          <w:delText>account</w:delText>
        </w:r>
      </w:del>
      <w:r w:rsidR="00B35A06">
        <w:t xml:space="preserve"> credit from AWS</w:t>
      </w:r>
      <w:del w:id="205" w:author="Gary Clark" w:date="2018-04-11T14:32:00Z">
        <w:r w:rsidR="00B35A06" w:rsidDel="0086747E">
          <w:delText>)</w:delText>
        </w:r>
      </w:del>
      <w:r w:rsidR="00B35A06">
        <w:t xml:space="preserve">.  </w:t>
      </w:r>
      <w:r w:rsidR="0024526E">
        <w:t xml:space="preserve">Proceed to step </w:t>
      </w:r>
      <w:del w:id="206" w:author="Gary Clark" w:date="2018-04-11T14:07:00Z">
        <w:r w:rsidR="0024526E" w:rsidDel="001B58D0">
          <w:delText>6</w:delText>
        </w:r>
      </w:del>
      <w:ins w:id="207" w:author="Gary Clark" w:date="2018-04-11T14:07:00Z">
        <w:r w:rsidR="001B58D0">
          <w:t>7</w:t>
        </w:r>
      </w:ins>
      <w:r w:rsidR="0024526E">
        <w:t>, below, for instructions about the selections at the bottom of the screen, below email.</w:t>
      </w:r>
    </w:p>
    <w:p w14:paraId="41EA8B1F" w14:textId="77777777" w:rsidR="00A46147" w:rsidRDefault="00586EBA" w:rsidP="00A46147">
      <w:pPr>
        <w:ind w:left="360"/>
      </w:pPr>
      <w:r>
        <w:rPr>
          <w:noProof/>
        </w:rPr>
        <w:drawing>
          <wp:inline distT="0" distB="0" distL="0" distR="0" wp14:anchorId="53EA6506" wp14:editId="62328CBE">
            <wp:extent cx="6106377" cy="643979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68A577.tmp"/>
                    <pic:cNvPicPr/>
                  </pic:nvPicPr>
                  <pic:blipFill>
                    <a:blip r:embed="rId6">
                      <a:extLst>
                        <a:ext uri="{28A0092B-C50C-407E-A947-70E740481C1C}">
                          <a14:useLocalDpi xmlns:a14="http://schemas.microsoft.com/office/drawing/2010/main" val="0"/>
                        </a:ext>
                      </a:extLst>
                    </a:blip>
                    <a:stretch>
                      <a:fillRect/>
                    </a:stretch>
                  </pic:blipFill>
                  <pic:spPr>
                    <a:xfrm>
                      <a:off x="0" y="0"/>
                      <a:ext cx="6106377" cy="6439799"/>
                    </a:xfrm>
                    <a:prstGeom prst="rect">
                      <a:avLst/>
                    </a:prstGeom>
                  </pic:spPr>
                </pic:pic>
              </a:graphicData>
            </a:graphic>
          </wp:inline>
        </w:drawing>
      </w:r>
    </w:p>
    <w:p w14:paraId="5DE7EF1D" w14:textId="77777777" w:rsidR="0024526E" w:rsidRDefault="0024526E" w:rsidP="00A46147">
      <w:pPr>
        <w:ind w:left="360"/>
      </w:pPr>
    </w:p>
    <w:p w14:paraId="25CD16FC" w14:textId="77777777" w:rsidR="00964076" w:rsidRDefault="00964076" w:rsidP="00A46147">
      <w:pPr>
        <w:ind w:left="360"/>
      </w:pPr>
    </w:p>
    <w:p w14:paraId="47F78728" w14:textId="77777777" w:rsidR="00964076" w:rsidRDefault="00964076" w:rsidP="00A46147">
      <w:pPr>
        <w:ind w:left="360"/>
      </w:pPr>
    </w:p>
    <w:p w14:paraId="7E08D98D" w14:textId="77777777" w:rsidR="00964076" w:rsidRDefault="00964076" w:rsidP="00A46147">
      <w:pPr>
        <w:ind w:left="360"/>
      </w:pPr>
    </w:p>
    <w:p w14:paraId="348EF620" w14:textId="77777777" w:rsidR="00964076" w:rsidRDefault="00964076" w:rsidP="00A46147">
      <w:pPr>
        <w:ind w:left="360"/>
      </w:pPr>
    </w:p>
    <w:p w14:paraId="6B8505DC" w14:textId="77777777" w:rsidR="0024526E" w:rsidRDefault="0024526E" w:rsidP="0024526E">
      <w:pPr>
        <w:pStyle w:val="ListParagraph"/>
        <w:numPr>
          <w:ilvl w:val="0"/>
          <w:numId w:val="1"/>
        </w:numPr>
      </w:pPr>
      <w:r>
        <w:t>Continue on the bottom of the ‘AWS Educate’ screen.  Make the following selections</w:t>
      </w:r>
      <w:r w:rsidR="00FA6E87">
        <w:t>, as shown on the below screenshot</w:t>
      </w:r>
      <w:r>
        <w:t>:</w:t>
      </w:r>
    </w:p>
    <w:p w14:paraId="693EB9C3" w14:textId="0FD51C57" w:rsidR="0024526E" w:rsidRDefault="0024526E" w:rsidP="0024526E">
      <w:pPr>
        <w:pStyle w:val="ListParagraph"/>
        <w:numPr>
          <w:ilvl w:val="1"/>
          <w:numId w:val="1"/>
        </w:numPr>
      </w:pPr>
      <w:r>
        <w:t>Selec</w:t>
      </w:r>
      <w:r w:rsidR="00FA6E87">
        <w:t>t AWS Educate Starter Account -</w:t>
      </w:r>
      <w:del w:id="208" w:author="Gary Clark" w:date="2018-04-11T14:04:00Z">
        <w:r w:rsidDel="0044727E">
          <w:delText>Please choose only one of the following two options:</w:delText>
        </w:r>
      </w:del>
      <w:ins w:id="209" w:author="Gary Clark" w:date="2018-04-11T14:05:00Z">
        <w:r w:rsidR="0044727E">
          <w:t>&gt;</w:t>
        </w:r>
      </w:ins>
      <w:r>
        <w:t xml:space="preserve">  ‘Click here to select an AWS Educate Starter Account</w:t>
      </w:r>
      <w:r w:rsidR="00FA6E87">
        <w:t>’</w:t>
      </w:r>
    </w:p>
    <w:p w14:paraId="26695CF6" w14:textId="77777777" w:rsidR="0024526E" w:rsidRDefault="0024526E" w:rsidP="0024526E">
      <w:pPr>
        <w:pStyle w:val="ListParagraph"/>
        <w:numPr>
          <w:ilvl w:val="1"/>
          <w:numId w:val="1"/>
        </w:numPr>
      </w:pPr>
      <w:r>
        <w:t>Completion year for current course: select year</w:t>
      </w:r>
    </w:p>
    <w:p w14:paraId="33200B28" w14:textId="77777777" w:rsidR="0024526E" w:rsidRDefault="0024526E" w:rsidP="0024526E">
      <w:pPr>
        <w:pStyle w:val="ListParagraph"/>
        <w:numPr>
          <w:ilvl w:val="1"/>
          <w:numId w:val="1"/>
        </w:numPr>
      </w:pPr>
      <w:r>
        <w:t>Completion month for current course:  select month</w:t>
      </w:r>
    </w:p>
    <w:p w14:paraId="6F58C370" w14:textId="5699E8FB" w:rsidR="00730E68" w:rsidRDefault="00730E68" w:rsidP="0024526E">
      <w:pPr>
        <w:pStyle w:val="ListParagraph"/>
        <w:numPr>
          <w:ilvl w:val="1"/>
          <w:numId w:val="1"/>
        </w:numPr>
      </w:pPr>
      <w:r>
        <w:t xml:space="preserve">Continue to step </w:t>
      </w:r>
      <w:del w:id="210" w:author="Gary Clark" w:date="2018-04-11T14:08:00Z">
        <w:r w:rsidDel="00EB6D8A">
          <w:delText>7</w:delText>
        </w:r>
      </w:del>
      <w:ins w:id="211" w:author="Gary Clark" w:date="2018-04-11T14:08:00Z">
        <w:r w:rsidR="00EB6D8A">
          <w:t>8</w:t>
        </w:r>
      </w:ins>
      <w:r>
        <w:t xml:space="preserve"> below for instructions on the ‘I’m not a robot’ selection at the bottom of the screen.</w:t>
      </w:r>
    </w:p>
    <w:p w14:paraId="3B4E8B96" w14:textId="77777777" w:rsidR="00DE3487" w:rsidRDefault="00DE3487" w:rsidP="00DE3487">
      <w:pPr>
        <w:pStyle w:val="ListParagraph"/>
      </w:pPr>
    </w:p>
    <w:p w14:paraId="4F4DC28C" w14:textId="77777777" w:rsidR="0024526E" w:rsidRDefault="004035C2" w:rsidP="00A46147">
      <w:pPr>
        <w:ind w:left="360"/>
      </w:pPr>
      <w:r>
        <w:rPr>
          <w:noProof/>
        </w:rPr>
        <w:drawing>
          <wp:inline distT="0" distB="0" distL="0" distR="0" wp14:anchorId="484E2EA3" wp14:editId="7A600657">
            <wp:extent cx="6115904" cy="336279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813EE.tmp"/>
                    <pic:cNvPicPr/>
                  </pic:nvPicPr>
                  <pic:blipFill>
                    <a:blip r:embed="rId7">
                      <a:extLst>
                        <a:ext uri="{28A0092B-C50C-407E-A947-70E740481C1C}">
                          <a14:useLocalDpi xmlns:a14="http://schemas.microsoft.com/office/drawing/2010/main" val="0"/>
                        </a:ext>
                      </a:extLst>
                    </a:blip>
                    <a:stretch>
                      <a:fillRect/>
                    </a:stretch>
                  </pic:blipFill>
                  <pic:spPr>
                    <a:xfrm>
                      <a:off x="0" y="0"/>
                      <a:ext cx="6115904" cy="3362794"/>
                    </a:xfrm>
                    <a:prstGeom prst="rect">
                      <a:avLst/>
                    </a:prstGeom>
                  </pic:spPr>
                </pic:pic>
              </a:graphicData>
            </a:graphic>
          </wp:inline>
        </w:drawing>
      </w:r>
    </w:p>
    <w:p w14:paraId="752D5284" w14:textId="77777777" w:rsidR="00691E6E" w:rsidRDefault="00691E6E" w:rsidP="00A46147">
      <w:pPr>
        <w:ind w:left="360"/>
      </w:pPr>
    </w:p>
    <w:p w14:paraId="66C3941A" w14:textId="6D261E86" w:rsidR="00FA6E87" w:rsidDel="00F83781" w:rsidRDefault="00FA6E87" w:rsidP="00A46147">
      <w:pPr>
        <w:ind w:left="360"/>
        <w:rPr>
          <w:del w:id="212" w:author="Gary Clark" w:date="2018-04-11T14:33:00Z"/>
        </w:rPr>
      </w:pPr>
    </w:p>
    <w:p w14:paraId="781596EA" w14:textId="77777777" w:rsidR="00D254BE" w:rsidDel="00F83781" w:rsidRDefault="00D254BE" w:rsidP="00A46147">
      <w:pPr>
        <w:ind w:left="360"/>
        <w:rPr>
          <w:del w:id="213" w:author="Gary Clark" w:date="2018-04-11T14:33:00Z"/>
        </w:rPr>
      </w:pPr>
    </w:p>
    <w:p w14:paraId="6F4B774E" w14:textId="77777777" w:rsidR="00D254BE" w:rsidDel="00F83781" w:rsidRDefault="00D254BE" w:rsidP="00A46147">
      <w:pPr>
        <w:ind w:left="360"/>
        <w:rPr>
          <w:del w:id="214" w:author="Gary Clark" w:date="2018-04-11T14:33:00Z"/>
        </w:rPr>
      </w:pPr>
    </w:p>
    <w:p w14:paraId="3D2CE58B" w14:textId="77777777" w:rsidR="00D254BE" w:rsidDel="00F83781" w:rsidRDefault="00D254BE" w:rsidP="00A46147">
      <w:pPr>
        <w:ind w:left="360"/>
        <w:rPr>
          <w:del w:id="215" w:author="Gary Clark" w:date="2018-04-11T14:33:00Z"/>
        </w:rPr>
      </w:pPr>
    </w:p>
    <w:p w14:paraId="7E6EE939" w14:textId="77777777" w:rsidR="00D254BE" w:rsidDel="00F83781" w:rsidRDefault="00D254BE" w:rsidP="00A46147">
      <w:pPr>
        <w:ind w:left="360"/>
        <w:rPr>
          <w:del w:id="216" w:author="Gary Clark" w:date="2018-04-11T14:33:00Z"/>
        </w:rPr>
      </w:pPr>
    </w:p>
    <w:p w14:paraId="7FF626D7" w14:textId="77777777" w:rsidR="00D254BE" w:rsidDel="00F83781" w:rsidRDefault="00D254BE" w:rsidP="00A46147">
      <w:pPr>
        <w:ind w:left="360"/>
        <w:rPr>
          <w:del w:id="217" w:author="Gary Clark" w:date="2018-04-11T14:33:00Z"/>
        </w:rPr>
      </w:pPr>
    </w:p>
    <w:p w14:paraId="213CFF1E" w14:textId="77777777" w:rsidR="00D254BE" w:rsidDel="00F83781" w:rsidRDefault="00D254BE" w:rsidP="00A46147">
      <w:pPr>
        <w:ind w:left="360"/>
        <w:rPr>
          <w:del w:id="218" w:author="Gary Clark" w:date="2018-04-11T14:33:00Z"/>
        </w:rPr>
      </w:pPr>
    </w:p>
    <w:p w14:paraId="3C13E2DD" w14:textId="77777777" w:rsidR="00D254BE" w:rsidDel="00F83781" w:rsidRDefault="00D254BE" w:rsidP="00A46147">
      <w:pPr>
        <w:ind w:left="360"/>
        <w:rPr>
          <w:del w:id="219" w:author="Gary Clark" w:date="2018-04-11T14:33:00Z"/>
        </w:rPr>
      </w:pPr>
    </w:p>
    <w:p w14:paraId="61F2FE44" w14:textId="00D27989" w:rsidR="00964076" w:rsidDel="00F83781" w:rsidRDefault="00964076" w:rsidP="00F83781">
      <w:pPr>
        <w:rPr>
          <w:del w:id="220" w:author="Gary Clark" w:date="2018-04-11T14:33:00Z"/>
        </w:rPr>
        <w:pPrChange w:id="221" w:author="Gary Clark" w:date="2018-04-11T14:33:00Z">
          <w:pPr>
            <w:ind w:left="360"/>
          </w:pPr>
        </w:pPrChange>
      </w:pPr>
    </w:p>
    <w:p w14:paraId="42116992" w14:textId="258D296E" w:rsidR="00964076" w:rsidDel="00F83781" w:rsidRDefault="00964076" w:rsidP="00A46147">
      <w:pPr>
        <w:ind w:left="360"/>
        <w:rPr>
          <w:del w:id="222" w:author="Gary Clark" w:date="2018-04-11T14:33:00Z"/>
        </w:rPr>
      </w:pPr>
    </w:p>
    <w:p w14:paraId="310BCAF9" w14:textId="337B1E54" w:rsidR="00964076" w:rsidDel="00F83781" w:rsidRDefault="00964076" w:rsidP="00A46147">
      <w:pPr>
        <w:ind w:left="360"/>
        <w:rPr>
          <w:del w:id="223" w:author="Gary Clark" w:date="2018-04-11T14:33:00Z"/>
        </w:rPr>
      </w:pPr>
    </w:p>
    <w:p w14:paraId="2C76907E" w14:textId="154758CB" w:rsidR="00964076" w:rsidDel="00F83781" w:rsidRDefault="00964076" w:rsidP="00A46147">
      <w:pPr>
        <w:ind w:left="360"/>
        <w:rPr>
          <w:del w:id="224" w:author="Gary Clark" w:date="2018-04-11T14:33:00Z"/>
        </w:rPr>
      </w:pPr>
    </w:p>
    <w:p w14:paraId="5B920A0A" w14:textId="4929B7F9" w:rsidR="00691E6E" w:rsidRDefault="00691E6E" w:rsidP="00691E6E">
      <w:pPr>
        <w:pStyle w:val="ListParagraph"/>
        <w:numPr>
          <w:ilvl w:val="0"/>
          <w:numId w:val="1"/>
        </w:numPr>
      </w:pPr>
      <w:r>
        <w:t>Continue on the bottom of the ‘AWS Educate’ screen.  Select ‘I’m not a robot</w:t>
      </w:r>
      <w:r w:rsidR="00D254BE">
        <w:t>’</w:t>
      </w:r>
      <w:r>
        <w:t xml:space="preserve">.  </w:t>
      </w:r>
      <w:ins w:id="225" w:author="Christina Stillion" w:date="2017-10-30T14:59:00Z">
        <w:r w:rsidR="008E7D9A">
          <w:t xml:space="preserve">You may </w:t>
        </w:r>
      </w:ins>
      <w:del w:id="226" w:author="Christina Stillion" w:date="2017-10-30T14:59:00Z">
        <w:r w:rsidDel="008E7D9A">
          <w:delText xml:space="preserve">You’ll </w:delText>
        </w:r>
      </w:del>
      <w:r>
        <w:t>see a screen with pictures.  Follow the on-screen directions on that screen</w:t>
      </w:r>
      <w:r w:rsidR="00D726E0">
        <w:t xml:space="preserve"> and then click ‘VERIFY’</w:t>
      </w:r>
      <w:r w:rsidR="00E60D01">
        <w:t xml:space="preserve"> (see screenshot below).  Click the gold ‘Next’ button to</w:t>
      </w:r>
      <w:r w:rsidR="00964076">
        <w:t xml:space="preserve"> proceed to the next screen.  Proceed</w:t>
      </w:r>
      <w:r w:rsidR="00E60D01">
        <w:t xml:space="preserve"> to step </w:t>
      </w:r>
      <w:ins w:id="227" w:author="Gary Clark" w:date="2018-04-11T14:08:00Z">
        <w:r w:rsidR="008543B2">
          <w:t>9</w:t>
        </w:r>
      </w:ins>
      <w:del w:id="228" w:author="Gary Clark" w:date="2018-04-11T14:08:00Z">
        <w:r w:rsidR="00E60D01" w:rsidDel="008543B2">
          <w:delText>8</w:delText>
        </w:r>
      </w:del>
      <w:r w:rsidR="00E60D01">
        <w:t xml:space="preserve"> below.</w:t>
      </w:r>
    </w:p>
    <w:p w14:paraId="0C97FA6D" w14:textId="77777777" w:rsidR="00964076" w:rsidRDefault="00964076" w:rsidP="00964076">
      <w:pPr>
        <w:pStyle w:val="ListParagraph"/>
      </w:pPr>
    </w:p>
    <w:p w14:paraId="3D6EE471" w14:textId="77777777" w:rsidR="00691E6E" w:rsidRDefault="00D254BE" w:rsidP="00691E6E">
      <w:pPr>
        <w:ind w:left="360"/>
      </w:pPr>
      <w:r>
        <w:rPr>
          <w:noProof/>
        </w:rPr>
        <w:drawing>
          <wp:inline distT="0" distB="0" distL="0" distR="0" wp14:anchorId="50E043B8" wp14:editId="4692DD75">
            <wp:extent cx="6115904" cy="568721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8FCA9.tmp"/>
                    <pic:cNvPicPr/>
                  </pic:nvPicPr>
                  <pic:blipFill>
                    <a:blip r:embed="rId8">
                      <a:extLst>
                        <a:ext uri="{28A0092B-C50C-407E-A947-70E740481C1C}">
                          <a14:useLocalDpi xmlns:a14="http://schemas.microsoft.com/office/drawing/2010/main" val="0"/>
                        </a:ext>
                      </a:extLst>
                    </a:blip>
                    <a:stretch>
                      <a:fillRect/>
                    </a:stretch>
                  </pic:blipFill>
                  <pic:spPr>
                    <a:xfrm>
                      <a:off x="0" y="0"/>
                      <a:ext cx="6115904" cy="5687219"/>
                    </a:xfrm>
                    <a:prstGeom prst="rect">
                      <a:avLst/>
                    </a:prstGeom>
                  </pic:spPr>
                </pic:pic>
              </a:graphicData>
            </a:graphic>
          </wp:inline>
        </w:drawing>
      </w:r>
    </w:p>
    <w:p w14:paraId="623E8968" w14:textId="77777777" w:rsidR="00A837BC" w:rsidRDefault="00A837BC" w:rsidP="00691E6E">
      <w:pPr>
        <w:ind w:left="360"/>
      </w:pPr>
    </w:p>
    <w:p w14:paraId="142A4A21" w14:textId="77777777" w:rsidR="00A837BC" w:rsidRDefault="00A837BC" w:rsidP="00691E6E">
      <w:pPr>
        <w:ind w:left="360"/>
      </w:pPr>
    </w:p>
    <w:p w14:paraId="356A8451" w14:textId="77777777" w:rsidR="00A837BC" w:rsidRDefault="00A837BC" w:rsidP="00691E6E">
      <w:pPr>
        <w:ind w:left="360"/>
      </w:pPr>
    </w:p>
    <w:p w14:paraId="5262F755" w14:textId="77777777" w:rsidR="00964076" w:rsidRDefault="00964076" w:rsidP="00691E6E">
      <w:pPr>
        <w:ind w:left="360"/>
      </w:pPr>
    </w:p>
    <w:p w14:paraId="39B764E6" w14:textId="77777777" w:rsidR="00964076" w:rsidRDefault="00964076" w:rsidP="00691E6E">
      <w:pPr>
        <w:ind w:left="360"/>
      </w:pPr>
    </w:p>
    <w:p w14:paraId="4BA6B068" w14:textId="77777777" w:rsidR="00964076" w:rsidRDefault="00964076" w:rsidP="00691E6E">
      <w:pPr>
        <w:ind w:left="360"/>
      </w:pPr>
    </w:p>
    <w:p w14:paraId="54CA725A" w14:textId="77777777" w:rsidR="00964076" w:rsidRDefault="00964076" w:rsidP="00691E6E">
      <w:pPr>
        <w:ind w:left="360"/>
      </w:pPr>
    </w:p>
    <w:p w14:paraId="7591C819" w14:textId="77777777" w:rsidR="00D726E0" w:rsidRDefault="00B82679" w:rsidP="00B82679">
      <w:pPr>
        <w:pStyle w:val="ListParagraph"/>
        <w:numPr>
          <w:ilvl w:val="0"/>
          <w:numId w:val="1"/>
        </w:numPr>
      </w:pPr>
      <w:r>
        <w:t xml:space="preserve">AWS Educate Student Site Terms and Conditions Screen.  Read the terms &amp; conditions.  If you agree, click ‘Accept the terms’ at the very bottom of the screen (see screenshot below).  Then click the gold ‘Submit’ button to proceed to the next screen. </w:t>
      </w:r>
    </w:p>
    <w:p w14:paraId="74B66C60" w14:textId="77777777" w:rsidR="00964076" w:rsidRDefault="00964076" w:rsidP="00964076">
      <w:pPr>
        <w:pStyle w:val="ListParagraph"/>
      </w:pPr>
    </w:p>
    <w:p w14:paraId="1568A47A" w14:textId="77777777" w:rsidR="00B82679" w:rsidRDefault="00121A57" w:rsidP="00B82679">
      <w:r>
        <w:rPr>
          <w:noProof/>
        </w:rPr>
        <w:drawing>
          <wp:inline distT="0" distB="0" distL="0" distR="0" wp14:anchorId="0B46B5C3" wp14:editId="32B7AEAA">
            <wp:extent cx="6582694" cy="407726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68AF97.tmp"/>
                    <pic:cNvPicPr/>
                  </pic:nvPicPr>
                  <pic:blipFill>
                    <a:blip r:embed="rId9">
                      <a:extLst>
                        <a:ext uri="{28A0092B-C50C-407E-A947-70E740481C1C}">
                          <a14:useLocalDpi xmlns:a14="http://schemas.microsoft.com/office/drawing/2010/main" val="0"/>
                        </a:ext>
                      </a:extLst>
                    </a:blip>
                    <a:stretch>
                      <a:fillRect/>
                    </a:stretch>
                  </pic:blipFill>
                  <pic:spPr>
                    <a:xfrm>
                      <a:off x="0" y="0"/>
                      <a:ext cx="6582694" cy="4077269"/>
                    </a:xfrm>
                    <a:prstGeom prst="rect">
                      <a:avLst/>
                    </a:prstGeom>
                  </pic:spPr>
                </pic:pic>
              </a:graphicData>
            </a:graphic>
          </wp:inline>
        </w:drawing>
      </w:r>
    </w:p>
    <w:p w14:paraId="6A7A8AB3" w14:textId="77777777" w:rsidR="0016755F" w:rsidRDefault="0016755F" w:rsidP="00B82679"/>
    <w:p w14:paraId="7A27DF92" w14:textId="77777777" w:rsidR="0016755F" w:rsidRDefault="0016755F" w:rsidP="00B82D35"/>
    <w:p w14:paraId="66B8EF7B" w14:textId="77777777" w:rsidR="0016755F" w:rsidRDefault="0016755F" w:rsidP="00B82679"/>
    <w:p w14:paraId="5FC81CDF" w14:textId="77777777" w:rsidR="0016755F" w:rsidRDefault="0016755F" w:rsidP="00B82679"/>
    <w:p w14:paraId="1B087307" w14:textId="6337F82F" w:rsidR="0016755F" w:rsidRDefault="0016755F" w:rsidP="006E754B">
      <w:pPr>
        <w:pStyle w:val="ListParagraph"/>
        <w:numPr>
          <w:ilvl w:val="0"/>
          <w:numId w:val="1"/>
        </w:numPr>
      </w:pPr>
      <w:r>
        <w:t>After you click on ‘Submit’ to accept the terms, you</w:t>
      </w:r>
      <w:r w:rsidR="00964076">
        <w:t>’ll see the screen below</w:t>
      </w:r>
      <w:r>
        <w:t xml:space="preserve"> re: ‘Thanks, we received your request to join AWS Educate’.</w:t>
      </w:r>
      <w:ins w:id="229" w:author="Gary Clark" w:date="2018-04-11T14:09:00Z">
        <w:r w:rsidR="006C4960">
          <w:t xml:space="preserve">  Ignore the invitation to join AWS Educate in this email and ignore the </w:t>
        </w:r>
      </w:ins>
      <w:ins w:id="230" w:author="Gary Clark" w:date="2018-04-11T14:10:00Z">
        <w:r w:rsidR="006C4960">
          <w:t>‘click here’.  You just sent them a request to join so this is redundant.</w:t>
        </w:r>
      </w:ins>
      <w:ins w:id="231" w:author="Gary Clark" w:date="2018-04-11T14:12:00Z">
        <w:r w:rsidR="006C4960">
          <w:t xml:space="preserve"> </w:t>
        </w:r>
      </w:ins>
      <w:r>
        <w:rPr>
          <w:noProof/>
        </w:rPr>
        <w:drawing>
          <wp:inline distT="0" distB="0" distL="0" distR="0" wp14:anchorId="4BB48BC5" wp14:editId="6862E080">
            <wp:extent cx="6611273" cy="24768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683EFB.tmp"/>
                    <pic:cNvPicPr/>
                  </pic:nvPicPr>
                  <pic:blipFill>
                    <a:blip r:embed="rId10">
                      <a:extLst>
                        <a:ext uri="{28A0092B-C50C-407E-A947-70E740481C1C}">
                          <a14:useLocalDpi xmlns:a14="http://schemas.microsoft.com/office/drawing/2010/main" val="0"/>
                        </a:ext>
                      </a:extLst>
                    </a:blip>
                    <a:stretch>
                      <a:fillRect/>
                    </a:stretch>
                  </pic:blipFill>
                  <pic:spPr>
                    <a:xfrm>
                      <a:off x="0" y="0"/>
                      <a:ext cx="6611273" cy="2476846"/>
                    </a:xfrm>
                    <a:prstGeom prst="rect">
                      <a:avLst/>
                    </a:prstGeom>
                  </pic:spPr>
                </pic:pic>
              </a:graphicData>
            </a:graphic>
          </wp:inline>
        </w:drawing>
      </w:r>
    </w:p>
    <w:p w14:paraId="2E31891E" w14:textId="77777777" w:rsidR="00D726E0" w:rsidRDefault="00D726E0" w:rsidP="00691E6E">
      <w:pPr>
        <w:ind w:left="360"/>
      </w:pPr>
    </w:p>
    <w:p w14:paraId="3D6618DE" w14:textId="1DA4A3FF" w:rsidR="00E64E77" w:rsidRDefault="00817FC1" w:rsidP="00E64E77">
      <w:pPr>
        <w:pStyle w:val="ListParagraph"/>
        <w:numPr>
          <w:ilvl w:val="0"/>
          <w:numId w:val="1"/>
        </w:numPr>
      </w:pPr>
      <w:r>
        <w:t>You will receive a welcome</w:t>
      </w:r>
      <w:r w:rsidR="00E64E77">
        <w:t xml:space="preserve"> email from AWS Educate as a result of the above process</w:t>
      </w:r>
      <w:ins w:id="232" w:author="Gary Clark" w:date="2018-04-11T14:13:00Z">
        <w:r w:rsidR="006C4960" w:rsidRPr="00B84FAE">
          <w:rPr>
            <w:b/>
            <w:rPrChange w:id="233" w:author="Gary Clark" w:date="2018-04-11T14:34:00Z">
              <w:rPr/>
            </w:rPrChange>
          </w:rPr>
          <w:t>.  It will take minutes to hours for you to receive this welcome email</w:t>
        </w:r>
        <w:r w:rsidR="006C4960">
          <w:t xml:space="preserve"> – </w:t>
        </w:r>
        <w:r w:rsidR="006C4960" w:rsidRPr="005C5200">
          <w:rPr>
            <w:color w:val="FF0000"/>
            <w:rPrChange w:id="234" w:author="Gary Clark" w:date="2018-04-11T14:34:00Z">
              <w:rPr/>
            </w:rPrChange>
          </w:rPr>
          <w:t xml:space="preserve">you must wait for it to arrive </w:t>
        </w:r>
        <w:r w:rsidR="006C4960">
          <w:t>before proceeding though</w:t>
        </w:r>
        <w:r w:rsidR="005C5200">
          <w:t>.</w:t>
        </w:r>
      </w:ins>
      <w:del w:id="235" w:author="Gary Clark" w:date="2018-04-11T14:12:00Z">
        <w:r w:rsidR="00E64E77" w:rsidDel="006C4960">
          <w:delText xml:space="preserve">. </w:delText>
        </w:r>
        <w:r w:rsidDel="006C4960">
          <w:delText xml:space="preserve"> </w:delText>
        </w:r>
      </w:del>
      <w:del w:id="236" w:author="Gary Clark" w:date="2018-04-11T14:11:00Z">
        <w:r w:rsidDel="006C4960">
          <w:delText>Proceed to step 1</w:delText>
        </w:r>
      </w:del>
      <w:del w:id="237" w:author="Gary Clark" w:date="2018-04-11T14:10:00Z">
        <w:r w:rsidDel="006C4960">
          <w:delText>1</w:delText>
        </w:r>
      </w:del>
      <w:del w:id="238" w:author="Gary Clark" w:date="2018-04-11T14:11:00Z">
        <w:r w:rsidDel="006C4960">
          <w:delText xml:space="preserve"> to set a password for your new AWSEducate account. </w:delText>
        </w:r>
        <w:r w:rsidR="00E64E77" w:rsidDel="006C4960">
          <w:delText xml:space="preserve"> </w:delText>
        </w:r>
      </w:del>
      <w:ins w:id="239" w:author="Gary Clark" w:date="2018-04-11T14:11:00Z">
        <w:r w:rsidR="006C4960">
          <w:t xml:space="preserve">  </w:t>
        </w:r>
      </w:ins>
      <w:r w:rsidR="006C1369">
        <w:t>Here is an example of the</w:t>
      </w:r>
      <w:r>
        <w:t xml:space="preserve"> welcome</w:t>
      </w:r>
      <w:r w:rsidR="006C1369">
        <w:t xml:space="preserve"> email that you will receive:</w:t>
      </w:r>
    </w:p>
    <w:p w14:paraId="10D4D5BE" w14:textId="77777777" w:rsidR="002C5C76" w:rsidRDefault="002C5C76" w:rsidP="006C1369">
      <w:pPr>
        <w:rPr>
          <w:rFonts w:ascii="Segoe UI" w:hAnsi="Segoe UI" w:cs="Segoe UI"/>
          <w:color w:val="212121"/>
          <w:sz w:val="20"/>
          <w:szCs w:val="20"/>
          <w:shd w:val="clear" w:color="auto" w:fill="FFFFFF"/>
        </w:rPr>
      </w:pPr>
    </w:p>
    <w:p w14:paraId="50188C60" w14:textId="77777777" w:rsidR="006C1369" w:rsidRPr="002C5C76" w:rsidDel="008E7D9A" w:rsidRDefault="006C1369" w:rsidP="006C1369">
      <w:pPr>
        <w:rPr>
          <w:del w:id="240" w:author="Christina Stillion" w:date="2017-10-30T15:03:00Z"/>
          <w:sz w:val="20"/>
          <w:szCs w:val="20"/>
        </w:rPr>
      </w:pPr>
      <w:del w:id="241" w:author="Christina Stillion" w:date="2017-10-30T15:03:00Z">
        <w:r w:rsidRPr="002C5C76" w:rsidDel="008E7D9A">
          <w:rPr>
            <w:rFonts w:ascii="Segoe UI" w:hAnsi="Segoe UI" w:cs="Segoe UI"/>
            <w:color w:val="212121"/>
            <w:sz w:val="20"/>
            <w:szCs w:val="20"/>
            <w:shd w:val="clear" w:color="auto" w:fill="FFFFFF"/>
          </w:rPr>
          <w:delText>Dear CSCC Student,</w:delText>
        </w:r>
      </w:del>
    </w:p>
    <w:p w14:paraId="58CE1B1C" w14:textId="77777777" w:rsidR="006C1369" w:rsidRPr="002C5C76" w:rsidDel="008E7D9A" w:rsidRDefault="006C1369" w:rsidP="006C1369">
      <w:pPr>
        <w:pStyle w:val="NormalWeb"/>
        <w:shd w:val="clear" w:color="auto" w:fill="FFFFFF"/>
        <w:rPr>
          <w:del w:id="242" w:author="Christina Stillion" w:date="2017-10-30T15:03:00Z"/>
          <w:rFonts w:ascii="Segoe UI" w:hAnsi="Segoe UI" w:cs="Segoe UI"/>
          <w:color w:val="212121"/>
          <w:sz w:val="20"/>
          <w:szCs w:val="20"/>
        </w:rPr>
      </w:pPr>
      <w:del w:id="243" w:author="Christina Stillion" w:date="2017-10-30T15:03:00Z">
        <w:r w:rsidRPr="002C5C76" w:rsidDel="008E7D9A">
          <w:rPr>
            <w:rFonts w:ascii="Segoe UI" w:hAnsi="Segoe UI" w:cs="Segoe UI"/>
            <w:color w:val="212121"/>
            <w:sz w:val="20"/>
            <w:szCs w:val="20"/>
          </w:rPr>
          <w:delText>Congratulations on completing the early assignments for Columbus State Community College and AWS Educate! AWS is working with your instructor to make it easier for you to access the cloud resources you may need for other assignments and projects in the course. You have been selected to receive AWS credits to use as you continue your work.</w:delText>
        </w:r>
      </w:del>
    </w:p>
    <w:p w14:paraId="75F2F203" w14:textId="77777777" w:rsidR="006C1369" w:rsidRPr="002C5C76" w:rsidDel="008E7D9A" w:rsidRDefault="006C1369" w:rsidP="006C1369">
      <w:pPr>
        <w:pStyle w:val="NormalWeb"/>
        <w:shd w:val="clear" w:color="auto" w:fill="FFFFFF"/>
        <w:rPr>
          <w:del w:id="244" w:author="Christina Stillion" w:date="2017-10-30T15:03:00Z"/>
          <w:rFonts w:ascii="Segoe UI" w:hAnsi="Segoe UI" w:cs="Segoe UI"/>
          <w:color w:val="212121"/>
          <w:sz w:val="20"/>
          <w:szCs w:val="20"/>
        </w:rPr>
      </w:pPr>
      <w:del w:id="245" w:author="Christina Stillion" w:date="2017-10-30T15:03:00Z">
        <w:r w:rsidRPr="002C5C76" w:rsidDel="008E7D9A">
          <w:rPr>
            <w:rFonts w:ascii="Segoe UI" w:hAnsi="Segoe UI" w:cs="Segoe UI"/>
            <w:b/>
            <w:bCs/>
            <w:color w:val="212121"/>
            <w:sz w:val="20"/>
            <w:szCs w:val="20"/>
            <w:u w:val="single"/>
          </w:rPr>
          <w:delText>Free AWS Essentials Training</w:delText>
        </w:r>
        <w:r w:rsidRPr="002C5C76" w:rsidDel="008E7D9A">
          <w:rPr>
            <w:rFonts w:ascii="Segoe UI" w:hAnsi="Segoe UI" w:cs="Segoe UI"/>
            <w:color w:val="212121"/>
            <w:sz w:val="20"/>
            <w:szCs w:val="20"/>
          </w:rPr>
          <w:delText> </w:delText>
        </w:r>
        <w:r w:rsidRPr="002C5C76" w:rsidDel="008E7D9A">
          <w:rPr>
            <w:rFonts w:ascii="Segoe UI" w:hAnsi="Segoe UI" w:cs="Segoe UI"/>
            <w:color w:val="212121"/>
            <w:sz w:val="20"/>
            <w:szCs w:val="20"/>
          </w:rPr>
          <w:br/>
          <w:delText>To access our foundational AWS Essentials online learning class for free and find other self-paced labs, you must have either and AWS account or an Amazon ID.</w:delText>
        </w:r>
      </w:del>
    </w:p>
    <w:p w14:paraId="043B4C10" w14:textId="77777777" w:rsidR="006C1369" w:rsidRPr="002C5C76" w:rsidDel="008E7D9A" w:rsidRDefault="006C1369" w:rsidP="006C1369">
      <w:pPr>
        <w:numPr>
          <w:ilvl w:val="0"/>
          <w:numId w:val="3"/>
        </w:numPr>
        <w:shd w:val="clear" w:color="auto" w:fill="FFFFFF"/>
        <w:spacing w:before="100" w:beforeAutospacing="1" w:after="100" w:afterAutospacing="1" w:line="240" w:lineRule="auto"/>
        <w:rPr>
          <w:del w:id="246" w:author="Christina Stillion" w:date="2017-10-30T15:03:00Z"/>
          <w:rFonts w:ascii="Segoe UI" w:hAnsi="Segoe UI" w:cs="Segoe UI"/>
          <w:color w:val="212121"/>
          <w:sz w:val="20"/>
          <w:szCs w:val="20"/>
        </w:rPr>
      </w:pPr>
      <w:del w:id="247" w:author="Christina Stillion" w:date="2017-10-30T15:03:00Z">
        <w:r w:rsidRPr="002C5C76" w:rsidDel="008E7D9A">
          <w:rPr>
            <w:rFonts w:ascii="Segoe UI" w:hAnsi="Segoe UI" w:cs="Segoe UI"/>
            <w:color w:val="212121"/>
            <w:sz w:val="20"/>
            <w:szCs w:val="20"/>
          </w:rPr>
          <w:delText>If you have an AWS account, sign in and click here to receive these benefits.</w:delText>
        </w:r>
      </w:del>
    </w:p>
    <w:p w14:paraId="71E1B5BC" w14:textId="77777777" w:rsidR="006C1369" w:rsidRPr="002C5C76" w:rsidDel="008E7D9A" w:rsidRDefault="006C1369" w:rsidP="006C1369">
      <w:pPr>
        <w:numPr>
          <w:ilvl w:val="0"/>
          <w:numId w:val="3"/>
        </w:numPr>
        <w:shd w:val="clear" w:color="auto" w:fill="FFFFFF"/>
        <w:spacing w:before="100" w:beforeAutospacing="1" w:after="100" w:afterAutospacing="1" w:line="240" w:lineRule="auto"/>
        <w:rPr>
          <w:del w:id="248" w:author="Christina Stillion" w:date="2017-10-30T15:03:00Z"/>
          <w:rFonts w:ascii="Segoe UI" w:hAnsi="Segoe UI" w:cs="Segoe UI"/>
          <w:color w:val="212121"/>
          <w:sz w:val="20"/>
          <w:szCs w:val="20"/>
        </w:rPr>
      </w:pPr>
      <w:del w:id="249" w:author="Christina Stillion" w:date="2017-10-30T15:03:00Z">
        <w:r w:rsidRPr="002C5C76" w:rsidDel="008E7D9A">
          <w:rPr>
            <w:rFonts w:ascii="Segoe UI" w:hAnsi="Segoe UI" w:cs="Segoe UI"/>
            <w:color w:val="212121"/>
            <w:sz w:val="20"/>
            <w:szCs w:val="20"/>
          </w:rPr>
          <w:delText>If you do not have an AWS account, click here and follow the instructions to create an Amazon ID to access these benefits.</w:delText>
        </w:r>
      </w:del>
    </w:p>
    <w:p w14:paraId="7B05E8C7" w14:textId="77777777" w:rsidR="002C5C76" w:rsidRPr="002C5C76" w:rsidDel="008E7D9A" w:rsidRDefault="006C1369" w:rsidP="00BF11EF">
      <w:pPr>
        <w:pStyle w:val="NormalWeb"/>
        <w:shd w:val="clear" w:color="auto" w:fill="FFFFFF"/>
        <w:rPr>
          <w:del w:id="250" w:author="Christina Stillion" w:date="2017-10-30T15:03:00Z"/>
          <w:rFonts w:ascii="Segoe UI" w:hAnsi="Segoe UI" w:cs="Segoe UI"/>
          <w:color w:val="212121"/>
          <w:sz w:val="20"/>
          <w:szCs w:val="20"/>
        </w:rPr>
      </w:pPr>
      <w:del w:id="251" w:author="Christina Stillion" w:date="2017-10-30T15:03:00Z">
        <w:r w:rsidRPr="002C5C76" w:rsidDel="008E7D9A">
          <w:rPr>
            <w:rFonts w:ascii="Segoe UI" w:hAnsi="Segoe UI" w:cs="Segoe UI"/>
            <w:color w:val="212121"/>
            <w:sz w:val="20"/>
            <w:szCs w:val="20"/>
          </w:rPr>
          <w:delText>Once you access the Training and Certification portal, click "Find Training" and search for "Technical" to easily locate and enroll in AWS Technical Essentials on-line training. You can access AWS training any time after setting up your account by clicking </w:delText>
        </w:r>
        <w:r w:rsidR="008E7D9A" w:rsidDel="008E7D9A">
          <w:fldChar w:fldCharType="begin"/>
        </w:r>
        <w:r w:rsidR="008E7D9A" w:rsidDel="008E7D9A">
          <w:delInstrText xml:space="preserve"> HYPERLINK "https://www.aws.training/" \t "_blank" </w:delInstrText>
        </w:r>
        <w:r w:rsidR="008E7D9A" w:rsidDel="008E7D9A">
          <w:fldChar w:fldCharType="separate"/>
        </w:r>
        <w:r w:rsidRPr="002C5C76" w:rsidDel="008E7D9A">
          <w:rPr>
            <w:rStyle w:val="Hyperlink"/>
            <w:rFonts w:ascii="Segoe UI" w:hAnsi="Segoe UI" w:cs="Segoe UI"/>
            <w:sz w:val="20"/>
            <w:szCs w:val="20"/>
          </w:rPr>
          <w:delText>here</w:delText>
        </w:r>
        <w:r w:rsidR="008E7D9A" w:rsidDel="008E7D9A">
          <w:rPr>
            <w:rStyle w:val="Hyperlink"/>
            <w:rFonts w:ascii="Segoe UI" w:hAnsi="Segoe UI" w:cs="Segoe UI"/>
            <w:sz w:val="20"/>
            <w:szCs w:val="20"/>
          </w:rPr>
          <w:fldChar w:fldCharType="end"/>
        </w:r>
        <w:r w:rsidRPr="002C5C76" w:rsidDel="008E7D9A">
          <w:rPr>
            <w:rFonts w:ascii="Segoe UI" w:hAnsi="Segoe UI" w:cs="Segoe UI"/>
            <w:color w:val="212121"/>
            <w:sz w:val="20"/>
            <w:szCs w:val="20"/>
          </w:rPr>
          <w:delText>.</w:delText>
        </w:r>
      </w:del>
    </w:p>
    <w:p w14:paraId="2CC00152" w14:textId="77777777" w:rsidR="00756610" w:rsidDel="008E7D9A" w:rsidRDefault="006C1369" w:rsidP="00BF11EF">
      <w:pPr>
        <w:pStyle w:val="NormalWeb"/>
        <w:shd w:val="clear" w:color="auto" w:fill="FFFFFF"/>
        <w:rPr>
          <w:del w:id="252" w:author="Christina Stillion" w:date="2017-10-30T15:03:00Z"/>
          <w:rFonts w:ascii="Segoe UI" w:hAnsi="Segoe UI" w:cs="Segoe UI"/>
          <w:color w:val="212121"/>
          <w:sz w:val="20"/>
          <w:szCs w:val="20"/>
          <w:shd w:val="clear" w:color="auto" w:fill="FFFFFF"/>
        </w:rPr>
      </w:pPr>
      <w:del w:id="253" w:author="Christina Stillion" w:date="2017-10-30T15:03:00Z">
        <w:r w:rsidRPr="002C5C76" w:rsidDel="008E7D9A">
          <w:rPr>
            <w:rFonts w:ascii="Segoe UI" w:hAnsi="Segoe UI" w:cs="Segoe UI"/>
            <w:color w:val="212121"/>
            <w:sz w:val="20"/>
            <w:szCs w:val="20"/>
            <w:shd w:val="clear" w:color="auto" w:fill="FFFFFF"/>
          </w:rPr>
          <w:delText>The AWS Educate Team</w:delText>
        </w:r>
      </w:del>
    </w:p>
    <w:p w14:paraId="5CFF7756" w14:textId="77777777" w:rsidR="00756610" w:rsidDel="008E7D9A" w:rsidRDefault="00756610" w:rsidP="00BF11EF">
      <w:pPr>
        <w:pStyle w:val="NormalWeb"/>
        <w:shd w:val="clear" w:color="auto" w:fill="FFFFFF"/>
        <w:rPr>
          <w:del w:id="254" w:author="Christina Stillion" w:date="2017-10-30T15:03:00Z"/>
          <w:rFonts w:ascii="Segoe UI" w:hAnsi="Segoe UI" w:cs="Segoe UI"/>
          <w:color w:val="212121"/>
          <w:sz w:val="20"/>
          <w:szCs w:val="20"/>
          <w:shd w:val="clear" w:color="auto" w:fill="FFFFFF"/>
        </w:rPr>
      </w:pPr>
    </w:p>
    <w:p w14:paraId="4F920232" w14:textId="77777777" w:rsidR="009E225F" w:rsidDel="008E7D9A" w:rsidRDefault="00224658" w:rsidP="00756610">
      <w:pPr>
        <w:pStyle w:val="NormalWeb"/>
        <w:numPr>
          <w:ilvl w:val="0"/>
          <w:numId w:val="1"/>
        </w:numPr>
        <w:shd w:val="clear" w:color="auto" w:fill="FFFFFF"/>
        <w:rPr>
          <w:del w:id="255" w:author="Christina Stillion" w:date="2017-10-30T15:03:00Z"/>
          <w:rFonts w:ascii="Segoe UI" w:hAnsi="Segoe UI" w:cs="Segoe UI"/>
          <w:color w:val="212121"/>
          <w:sz w:val="20"/>
          <w:szCs w:val="20"/>
        </w:rPr>
      </w:pPr>
      <w:del w:id="256" w:author="Christina Stillion" w:date="2017-10-30T15:03:00Z">
        <w:r w:rsidDel="008E7D9A">
          <w:rPr>
            <w:rFonts w:ascii="Segoe UI" w:hAnsi="Segoe UI" w:cs="Segoe UI"/>
            <w:color w:val="212121"/>
            <w:sz w:val="20"/>
            <w:szCs w:val="20"/>
          </w:rPr>
          <w:delText xml:space="preserve">You will also receive an email from AWSEducate with a link to set a password for your new AWSEducate account. </w:delText>
        </w:r>
        <w:r w:rsidR="00817FC1" w:rsidDel="008E7D9A">
          <w:rPr>
            <w:rFonts w:ascii="Segoe UI" w:hAnsi="Segoe UI" w:cs="Segoe UI"/>
            <w:color w:val="212121"/>
            <w:sz w:val="20"/>
            <w:szCs w:val="20"/>
          </w:rPr>
          <w:delText xml:space="preserve">An example of the email is shown below.  </w:delText>
        </w:r>
        <w:r w:rsidDel="008E7D9A">
          <w:rPr>
            <w:rFonts w:ascii="Segoe UI" w:hAnsi="Segoe UI" w:cs="Segoe UI"/>
            <w:color w:val="212121"/>
            <w:sz w:val="20"/>
            <w:szCs w:val="20"/>
          </w:rPr>
          <w:delText xml:space="preserve"> Click the link</w:delText>
        </w:r>
        <w:r w:rsidR="00817FC1" w:rsidDel="008E7D9A">
          <w:rPr>
            <w:rFonts w:ascii="Segoe UI" w:hAnsi="Segoe UI" w:cs="Segoe UI"/>
            <w:color w:val="212121"/>
            <w:sz w:val="20"/>
            <w:szCs w:val="20"/>
          </w:rPr>
          <w:delText xml:space="preserve">  ‘</w:delText>
        </w:r>
        <w:r w:rsidR="00817FC1" w:rsidRPr="00817FC1" w:rsidDel="008E7D9A">
          <w:rPr>
            <w:rFonts w:ascii="Segoe UI" w:hAnsi="Segoe UI" w:cs="Segoe UI"/>
            <w:color w:val="212121"/>
            <w:sz w:val="20"/>
            <w:szCs w:val="20"/>
            <w:u w:val="single"/>
          </w:rPr>
          <w:delText>Click here</w:delText>
        </w:r>
        <w:r w:rsidR="00817FC1" w:rsidDel="008E7D9A">
          <w:rPr>
            <w:rFonts w:ascii="Segoe UI" w:hAnsi="Segoe UI" w:cs="Segoe UI"/>
            <w:color w:val="212121"/>
            <w:sz w:val="20"/>
            <w:szCs w:val="20"/>
          </w:rPr>
          <w:delText xml:space="preserve"> to set your password’.  </w:delText>
        </w:r>
        <w:r w:rsidDel="008E7D9A">
          <w:rPr>
            <w:rFonts w:ascii="Segoe UI" w:hAnsi="Segoe UI" w:cs="Segoe UI"/>
            <w:color w:val="212121"/>
            <w:sz w:val="20"/>
            <w:szCs w:val="20"/>
          </w:rPr>
          <w:delText xml:space="preserve"> </w:delText>
        </w:r>
        <w:r w:rsidR="00C53B47" w:rsidDel="008E7D9A">
          <w:rPr>
            <w:rFonts w:ascii="Segoe UI" w:hAnsi="Segoe UI" w:cs="Segoe UI"/>
            <w:color w:val="212121"/>
            <w:sz w:val="20"/>
            <w:szCs w:val="20"/>
          </w:rPr>
          <w:delText xml:space="preserve">  Proceed to step 12.</w:delText>
        </w:r>
      </w:del>
    </w:p>
    <w:p w14:paraId="2F6B1DD8" w14:textId="77777777" w:rsidR="00756610" w:rsidRPr="00756610" w:rsidDel="008E7D9A" w:rsidRDefault="00756610" w:rsidP="00756610">
      <w:pPr>
        <w:pStyle w:val="NormalWeb"/>
        <w:shd w:val="clear" w:color="auto" w:fill="FFFFFF"/>
        <w:ind w:left="360"/>
        <w:rPr>
          <w:del w:id="257" w:author="Christina Stillion" w:date="2017-10-30T15:03:00Z"/>
          <w:rFonts w:ascii="Segoe UI" w:hAnsi="Segoe UI" w:cs="Segoe UI"/>
          <w:color w:val="212121"/>
          <w:sz w:val="20"/>
          <w:szCs w:val="20"/>
        </w:rPr>
      </w:pPr>
    </w:p>
    <w:p w14:paraId="3B64AD9A" w14:textId="77777777" w:rsidR="00756610" w:rsidDel="008E7D9A" w:rsidRDefault="00756610" w:rsidP="00756610">
      <w:pPr>
        <w:ind w:left="360"/>
        <w:rPr>
          <w:del w:id="258" w:author="Christina Stillion" w:date="2017-10-30T15:03:00Z"/>
        </w:rPr>
      </w:pPr>
      <w:del w:id="259" w:author="Christina Stillion" w:date="2017-10-30T15:03:00Z">
        <w:r w:rsidDel="008E7D9A">
          <w:rPr>
            <w:rFonts w:ascii="Segoe UI" w:hAnsi="Segoe UI" w:cs="Segoe UI"/>
            <w:color w:val="212121"/>
            <w:sz w:val="23"/>
            <w:szCs w:val="23"/>
            <w:shd w:val="clear" w:color="auto" w:fill="FFFFFF"/>
          </w:rPr>
          <w:delText>Dear, Student</w:delText>
        </w:r>
      </w:del>
    </w:p>
    <w:p w14:paraId="2064C763" w14:textId="77777777" w:rsidR="00756610" w:rsidDel="008E7D9A" w:rsidRDefault="008E7D9A" w:rsidP="00756610">
      <w:pPr>
        <w:pStyle w:val="NormalWeb"/>
        <w:shd w:val="clear" w:color="auto" w:fill="FFFFFF"/>
        <w:ind w:left="360"/>
        <w:rPr>
          <w:del w:id="260" w:author="Christina Stillion" w:date="2017-10-30T15:03:00Z"/>
          <w:rFonts w:ascii="Segoe UI" w:hAnsi="Segoe UI" w:cs="Segoe UI"/>
          <w:color w:val="212121"/>
          <w:sz w:val="23"/>
          <w:szCs w:val="23"/>
        </w:rPr>
      </w:pPr>
      <w:del w:id="261" w:author="Christina Stillion" w:date="2017-10-30T15:03:00Z">
        <w:r w:rsidDel="008E7D9A">
          <w:fldChar w:fldCharType="begin"/>
        </w:r>
        <w:r w:rsidDel="008E7D9A">
          <w:delInstrText xml:space="preserve"> HYPERLINK "https://www.awseducate.com/signin/VerifySelfRegistration?token=8cdef5c001357816918e4cb3681dda54" \t "_blank" </w:delInstrText>
        </w:r>
        <w:r w:rsidDel="008E7D9A">
          <w:fldChar w:fldCharType="separate"/>
        </w:r>
        <w:r w:rsidR="00756610" w:rsidDel="008E7D9A">
          <w:rPr>
            <w:rStyle w:val="Hyperlink"/>
            <w:rFonts w:ascii="Segoe UI" w:hAnsi="Segoe UI" w:cs="Segoe UI"/>
            <w:b/>
            <w:bCs/>
            <w:sz w:val="23"/>
            <w:szCs w:val="23"/>
          </w:rPr>
          <w:delText>Click here </w:delText>
        </w:r>
        <w:r w:rsidDel="008E7D9A">
          <w:rPr>
            <w:rStyle w:val="Hyperlink"/>
            <w:rFonts w:ascii="Segoe UI" w:hAnsi="Segoe UI" w:cs="Segoe UI"/>
            <w:b/>
            <w:bCs/>
            <w:sz w:val="23"/>
            <w:szCs w:val="23"/>
          </w:rPr>
          <w:fldChar w:fldCharType="end"/>
        </w:r>
        <w:r w:rsidR="00756610" w:rsidDel="008E7D9A">
          <w:rPr>
            <w:rFonts w:ascii="Segoe UI" w:hAnsi="Segoe UI" w:cs="Segoe UI"/>
            <w:b/>
            <w:bCs/>
            <w:color w:val="212121"/>
            <w:sz w:val="23"/>
            <w:szCs w:val="23"/>
          </w:rPr>
          <w:delText>to set your password / login to the AWS Educate Portal.</w:delText>
        </w:r>
      </w:del>
    </w:p>
    <w:p w14:paraId="5541DDA8" w14:textId="77777777" w:rsidR="00756610" w:rsidDel="008E7D9A" w:rsidRDefault="00756610" w:rsidP="00756610">
      <w:pPr>
        <w:pStyle w:val="NormalWeb"/>
        <w:shd w:val="clear" w:color="auto" w:fill="FFFFFF"/>
        <w:ind w:left="360"/>
        <w:rPr>
          <w:del w:id="262" w:author="Christina Stillion" w:date="2017-10-30T15:03:00Z"/>
          <w:rFonts w:ascii="Segoe UI" w:hAnsi="Segoe UI" w:cs="Segoe UI"/>
          <w:color w:val="212121"/>
          <w:sz w:val="23"/>
          <w:szCs w:val="23"/>
        </w:rPr>
      </w:pPr>
      <w:del w:id="263" w:author="Christina Stillion" w:date="2017-10-30T15:03:00Z">
        <w:r w:rsidDel="008E7D9A">
          <w:rPr>
            <w:rFonts w:ascii="Segoe UI" w:hAnsi="Segoe UI" w:cs="Segoe UI"/>
            <w:color w:val="212121"/>
            <w:sz w:val="23"/>
            <w:szCs w:val="23"/>
          </w:rPr>
          <w:delText>Bookmark the AWS Educate Portal for easy access, or </w:delText>
        </w:r>
        <w:r w:rsidR="008E7D9A" w:rsidDel="008E7D9A">
          <w:fldChar w:fldCharType="begin"/>
        </w:r>
        <w:r w:rsidR="008E7D9A" w:rsidDel="008E7D9A">
          <w:delInstrText xml:space="preserve"> HYPERLINK "https://www.awseducate.com/signin" \t "_blank" </w:delInstrText>
        </w:r>
        <w:r w:rsidR="008E7D9A" w:rsidDel="008E7D9A">
          <w:fldChar w:fldCharType="separate"/>
        </w:r>
        <w:r w:rsidDel="008E7D9A">
          <w:rPr>
            <w:rStyle w:val="Hyperlink"/>
            <w:rFonts w:ascii="Segoe UI" w:hAnsi="Segoe UI" w:cs="Segoe UI"/>
            <w:sz w:val="23"/>
            <w:szCs w:val="23"/>
          </w:rPr>
          <w:delText>click here</w:delText>
        </w:r>
        <w:r w:rsidR="008E7D9A" w:rsidDel="008E7D9A">
          <w:rPr>
            <w:rStyle w:val="Hyperlink"/>
            <w:rFonts w:ascii="Segoe UI" w:hAnsi="Segoe UI" w:cs="Segoe UI"/>
            <w:sz w:val="23"/>
            <w:szCs w:val="23"/>
          </w:rPr>
          <w:fldChar w:fldCharType="end"/>
        </w:r>
        <w:r w:rsidDel="008E7D9A">
          <w:rPr>
            <w:rFonts w:ascii="Segoe UI" w:hAnsi="Segoe UI" w:cs="Segoe UI"/>
            <w:color w:val="212121"/>
            <w:sz w:val="23"/>
            <w:szCs w:val="23"/>
          </w:rPr>
          <w:delText> to sign in directly.</w:delText>
        </w:r>
      </w:del>
    </w:p>
    <w:p w14:paraId="5AE154D0" w14:textId="77777777" w:rsidR="00756610" w:rsidDel="008E7D9A" w:rsidRDefault="00756610" w:rsidP="00756610">
      <w:pPr>
        <w:pStyle w:val="NormalWeb"/>
        <w:shd w:val="clear" w:color="auto" w:fill="FFFFFF"/>
        <w:ind w:left="360"/>
        <w:rPr>
          <w:del w:id="264" w:author="Christina Stillion" w:date="2017-10-30T15:03:00Z"/>
          <w:rFonts w:ascii="Segoe UI" w:hAnsi="Segoe UI" w:cs="Segoe UI"/>
          <w:color w:val="212121"/>
          <w:sz w:val="23"/>
          <w:szCs w:val="23"/>
        </w:rPr>
      </w:pPr>
      <w:del w:id="265" w:author="Christina Stillion" w:date="2017-10-30T15:03:00Z">
        <w:r w:rsidDel="008E7D9A">
          <w:rPr>
            <w:rFonts w:ascii="Segoe UI" w:hAnsi="Segoe UI" w:cs="Segoe UI"/>
            <w:color w:val="212121"/>
            <w:sz w:val="23"/>
            <w:szCs w:val="23"/>
          </w:rPr>
          <w:br/>
          <w:delText>The AWS Educate Team</w:delText>
        </w:r>
      </w:del>
    </w:p>
    <w:p w14:paraId="117FA727" w14:textId="77777777" w:rsidR="005338DE" w:rsidRDefault="008E7D9A" w:rsidP="00756610">
      <w:pPr>
        <w:pStyle w:val="NormalWeb"/>
        <w:shd w:val="clear" w:color="auto" w:fill="FFFFFF"/>
        <w:ind w:left="360"/>
        <w:rPr>
          <w:rFonts w:ascii="Segoe UI" w:hAnsi="Segoe UI" w:cs="Segoe UI"/>
          <w:color w:val="212121"/>
          <w:sz w:val="23"/>
          <w:szCs w:val="23"/>
        </w:rPr>
      </w:pPr>
      <w:ins w:id="266" w:author="Christina Stillion" w:date="2017-10-30T15:03:00Z">
        <w:r>
          <w:rPr>
            <w:rFonts w:ascii="Segoe UI" w:hAnsi="Segoe UI" w:cs="Segoe UI"/>
            <w:noProof/>
            <w:color w:val="212121"/>
            <w:sz w:val="23"/>
            <w:szCs w:val="23"/>
          </w:rPr>
          <w:drawing>
            <wp:inline distT="0" distB="0" distL="0" distR="0" wp14:anchorId="344B89D5" wp14:editId="50F38978">
              <wp:extent cx="6858000" cy="3893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s email.PNG"/>
                      <pic:cNvPicPr/>
                    </pic:nvPicPr>
                    <pic:blipFill>
                      <a:blip r:embed="rId11">
                        <a:extLst>
                          <a:ext uri="{28A0092B-C50C-407E-A947-70E740481C1C}">
                            <a14:useLocalDpi xmlns:a14="http://schemas.microsoft.com/office/drawing/2010/main" val="0"/>
                          </a:ext>
                        </a:extLst>
                      </a:blip>
                      <a:stretch>
                        <a:fillRect/>
                      </a:stretch>
                    </pic:blipFill>
                    <pic:spPr>
                      <a:xfrm>
                        <a:off x="0" y="0"/>
                        <a:ext cx="6863777" cy="3897100"/>
                      </a:xfrm>
                      <a:prstGeom prst="rect">
                        <a:avLst/>
                      </a:prstGeom>
                    </pic:spPr>
                  </pic:pic>
                </a:graphicData>
              </a:graphic>
            </wp:inline>
          </w:drawing>
        </w:r>
      </w:ins>
    </w:p>
    <w:p w14:paraId="693C32BF" w14:textId="67BBEE91" w:rsidR="00C169B6" w:rsidRPr="00C169B6" w:rsidRDefault="008E7D9A">
      <w:pPr>
        <w:pStyle w:val="NormalWeb"/>
        <w:numPr>
          <w:ilvl w:val="0"/>
          <w:numId w:val="1"/>
        </w:numPr>
        <w:shd w:val="clear" w:color="auto" w:fill="FFFFFF"/>
        <w:rPr>
          <w:rFonts w:ascii="Segoe UI" w:hAnsi="Segoe UI" w:cs="Segoe UI"/>
          <w:color w:val="212121"/>
          <w:sz w:val="23"/>
          <w:szCs w:val="23"/>
        </w:rPr>
        <w:pPrChange w:id="267" w:author="Christina Stillion" w:date="2017-10-30T15:04:00Z">
          <w:pPr>
            <w:pStyle w:val="NormalWeb"/>
            <w:numPr>
              <w:numId w:val="6"/>
            </w:numPr>
            <w:shd w:val="clear" w:color="auto" w:fill="FFFFFF"/>
            <w:ind w:left="1080" w:hanging="360"/>
          </w:pPr>
        </w:pPrChange>
      </w:pPr>
      <w:ins w:id="268" w:author="Christina Stillion" w:date="2017-10-30T15:05:00Z">
        <w:r>
          <w:rPr>
            <w:rFonts w:ascii="Segoe UI" w:hAnsi="Segoe UI" w:cs="Segoe UI"/>
            <w:color w:val="212121"/>
            <w:sz w:val="23"/>
            <w:szCs w:val="23"/>
          </w:rPr>
          <w:t xml:space="preserve">Click on the first ‘Click here’ link </w:t>
        </w:r>
      </w:ins>
      <w:ins w:id="269" w:author="Gary Clark" w:date="2018-04-11T14:15:00Z">
        <w:r w:rsidR="000900F7">
          <w:rPr>
            <w:rFonts w:ascii="Segoe UI" w:hAnsi="Segoe UI" w:cs="Segoe UI"/>
            <w:color w:val="212121"/>
            <w:sz w:val="23"/>
            <w:szCs w:val="23"/>
          </w:rPr>
          <w:t xml:space="preserve">in the welcome email </w:t>
        </w:r>
      </w:ins>
      <w:ins w:id="270" w:author="Christina Stillion" w:date="2017-10-30T15:05:00Z">
        <w:r>
          <w:rPr>
            <w:rFonts w:ascii="Segoe UI" w:hAnsi="Segoe UI" w:cs="Segoe UI"/>
            <w:color w:val="212121"/>
            <w:sz w:val="23"/>
            <w:szCs w:val="23"/>
          </w:rPr>
          <w:t xml:space="preserve">to </w:t>
        </w:r>
      </w:ins>
      <w:del w:id="271" w:author="Christina Stillion" w:date="2017-10-30T15:05:00Z">
        <w:r w:rsidR="00C169B6" w:rsidDel="008E7D9A">
          <w:rPr>
            <w:rFonts w:ascii="Segoe UI" w:hAnsi="Segoe UI" w:cs="Segoe UI"/>
            <w:color w:val="212121"/>
            <w:sz w:val="23"/>
            <w:szCs w:val="23"/>
          </w:rPr>
          <w:delText>C</w:delText>
        </w:r>
      </w:del>
      <w:ins w:id="272" w:author="Christina Stillion" w:date="2017-10-30T15:05:00Z">
        <w:r>
          <w:rPr>
            <w:rFonts w:ascii="Segoe UI" w:hAnsi="Segoe UI" w:cs="Segoe UI"/>
            <w:color w:val="212121"/>
            <w:sz w:val="23"/>
            <w:szCs w:val="23"/>
          </w:rPr>
          <w:t>c</w:t>
        </w:r>
      </w:ins>
      <w:r w:rsidR="00C169B6">
        <w:rPr>
          <w:rFonts w:ascii="Segoe UI" w:hAnsi="Segoe UI" w:cs="Segoe UI"/>
          <w:color w:val="212121"/>
          <w:sz w:val="23"/>
          <w:szCs w:val="23"/>
        </w:rPr>
        <w:t>reate a new password for your new AWSEducate account.  Enter a new password in the screen shown below.  Press ‘Set Password’.</w:t>
      </w:r>
    </w:p>
    <w:p w14:paraId="4573B057" w14:textId="77777777" w:rsidR="005338DE" w:rsidRDefault="00C53B47" w:rsidP="00C53B47">
      <w:pPr>
        <w:pStyle w:val="NormalWeb"/>
        <w:shd w:val="clear" w:color="auto" w:fill="FFFFFF"/>
        <w:rPr>
          <w:rFonts w:ascii="Segoe UI" w:hAnsi="Segoe UI" w:cs="Segoe UI"/>
          <w:color w:val="212121"/>
          <w:sz w:val="23"/>
          <w:szCs w:val="23"/>
        </w:rPr>
      </w:pPr>
      <w:r>
        <w:rPr>
          <w:rFonts w:ascii="Segoe UI" w:hAnsi="Segoe UI" w:cs="Segoe UI"/>
          <w:noProof/>
          <w:color w:val="212121"/>
          <w:sz w:val="23"/>
          <w:szCs w:val="23"/>
        </w:rPr>
        <w:drawing>
          <wp:inline distT="0" distB="0" distL="0" distR="0" wp14:anchorId="29ED994F" wp14:editId="1B1F47F0">
            <wp:extent cx="6296904" cy="612543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C4B79.tmp"/>
                    <pic:cNvPicPr/>
                  </pic:nvPicPr>
                  <pic:blipFill>
                    <a:blip r:embed="rId12">
                      <a:extLst>
                        <a:ext uri="{28A0092B-C50C-407E-A947-70E740481C1C}">
                          <a14:useLocalDpi xmlns:a14="http://schemas.microsoft.com/office/drawing/2010/main" val="0"/>
                        </a:ext>
                      </a:extLst>
                    </a:blip>
                    <a:stretch>
                      <a:fillRect/>
                    </a:stretch>
                  </pic:blipFill>
                  <pic:spPr>
                    <a:xfrm>
                      <a:off x="0" y="0"/>
                      <a:ext cx="6296904" cy="6125430"/>
                    </a:xfrm>
                    <a:prstGeom prst="rect">
                      <a:avLst/>
                    </a:prstGeom>
                  </pic:spPr>
                </pic:pic>
              </a:graphicData>
            </a:graphic>
          </wp:inline>
        </w:drawing>
      </w:r>
      <w:r w:rsidR="005338DE">
        <w:rPr>
          <w:rFonts w:ascii="Segoe UI" w:hAnsi="Segoe UI" w:cs="Segoe UI"/>
          <w:color w:val="212121"/>
          <w:sz w:val="23"/>
          <w:szCs w:val="23"/>
        </w:rPr>
        <w:t xml:space="preserve"> </w:t>
      </w:r>
    </w:p>
    <w:p w14:paraId="0240C31D" w14:textId="77777777" w:rsidR="00756610" w:rsidRDefault="00756610" w:rsidP="00756610">
      <w:pPr>
        <w:pStyle w:val="NormalWeb"/>
        <w:shd w:val="clear" w:color="auto" w:fill="FFFFFF"/>
        <w:rPr>
          <w:rFonts w:ascii="Segoe UI" w:hAnsi="Segoe UI" w:cs="Segoe UI"/>
          <w:color w:val="212121"/>
          <w:sz w:val="20"/>
          <w:szCs w:val="20"/>
        </w:rPr>
      </w:pPr>
    </w:p>
    <w:p w14:paraId="0989EA48" w14:textId="37A6CE30" w:rsidR="009E225F" w:rsidRDefault="00B82D35" w:rsidP="00B82D35">
      <w:pPr>
        <w:pStyle w:val="NormalWeb"/>
        <w:numPr>
          <w:ilvl w:val="0"/>
          <w:numId w:val="4"/>
        </w:numPr>
        <w:shd w:val="clear" w:color="auto" w:fill="FFFFFF"/>
        <w:rPr>
          <w:rFonts w:ascii="Segoe UI" w:hAnsi="Segoe UI" w:cs="Segoe UI"/>
          <w:color w:val="212121"/>
          <w:sz w:val="20"/>
          <w:szCs w:val="20"/>
        </w:rPr>
      </w:pPr>
      <w:r>
        <w:rPr>
          <w:rFonts w:ascii="Segoe UI" w:hAnsi="Segoe UI" w:cs="Segoe UI"/>
          <w:color w:val="212121"/>
          <w:sz w:val="20"/>
          <w:szCs w:val="20"/>
        </w:rPr>
        <w:t xml:space="preserve">The AWSEducate Portal is located at   </w:t>
      </w:r>
      <w:hyperlink r:id="rId13" w:history="1">
        <w:r w:rsidRPr="00547FC8">
          <w:rPr>
            <w:rStyle w:val="Hyperlink"/>
            <w:rFonts w:ascii="Segoe UI" w:hAnsi="Segoe UI" w:cs="Segoe UI"/>
            <w:sz w:val="20"/>
            <w:szCs w:val="20"/>
          </w:rPr>
          <w:t>https://www.awseducate.com/SiteLogin</w:t>
        </w:r>
      </w:hyperlink>
      <w:r>
        <w:rPr>
          <w:rFonts w:ascii="Segoe UI" w:hAnsi="Segoe UI" w:cs="Segoe UI"/>
          <w:color w:val="212121"/>
          <w:sz w:val="20"/>
          <w:szCs w:val="20"/>
        </w:rPr>
        <w:t xml:space="preserve">    You can now use your AWS Student account and new password to login to </w:t>
      </w:r>
      <w:ins w:id="273" w:author="Gary Clark" w:date="2018-04-11T14:16:00Z">
        <w:r w:rsidR="00534227">
          <w:rPr>
            <w:rFonts w:ascii="Segoe UI" w:hAnsi="Segoe UI" w:cs="Segoe UI"/>
            <w:color w:val="212121"/>
            <w:sz w:val="20"/>
            <w:szCs w:val="20"/>
          </w:rPr>
          <w:t xml:space="preserve">the </w:t>
        </w:r>
      </w:ins>
      <w:r>
        <w:rPr>
          <w:rFonts w:ascii="Segoe UI" w:hAnsi="Segoe UI" w:cs="Segoe UI"/>
          <w:color w:val="212121"/>
          <w:sz w:val="20"/>
          <w:szCs w:val="20"/>
        </w:rPr>
        <w:t>AWS</w:t>
      </w:r>
      <w:ins w:id="274" w:author="Gary Clark" w:date="2018-04-11T14:16:00Z">
        <w:r w:rsidR="00534227">
          <w:rPr>
            <w:rFonts w:ascii="Segoe UI" w:hAnsi="Segoe UI" w:cs="Segoe UI"/>
            <w:color w:val="212121"/>
            <w:sz w:val="20"/>
            <w:szCs w:val="20"/>
          </w:rPr>
          <w:t xml:space="preserve"> </w:t>
        </w:r>
      </w:ins>
      <w:r>
        <w:rPr>
          <w:rFonts w:ascii="Segoe UI" w:hAnsi="Segoe UI" w:cs="Segoe UI"/>
          <w:color w:val="212121"/>
          <w:sz w:val="20"/>
          <w:szCs w:val="20"/>
        </w:rPr>
        <w:t>Educate</w:t>
      </w:r>
      <w:ins w:id="275" w:author="Gary Clark" w:date="2018-04-11T14:16:00Z">
        <w:r w:rsidR="00534227">
          <w:rPr>
            <w:rFonts w:ascii="Segoe UI" w:hAnsi="Segoe UI" w:cs="Segoe UI"/>
            <w:color w:val="212121"/>
            <w:sz w:val="20"/>
            <w:szCs w:val="20"/>
          </w:rPr>
          <w:t xml:space="preserve"> website</w:t>
        </w:r>
      </w:ins>
      <w:r>
        <w:rPr>
          <w:rFonts w:ascii="Segoe UI" w:hAnsi="Segoe UI" w:cs="Segoe UI"/>
          <w:color w:val="212121"/>
          <w:sz w:val="20"/>
          <w:szCs w:val="20"/>
        </w:rPr>
        <w:t>.</w:t>
      </w:r>
      <w:ins w:id="276" w:author="Gary Clark" w:date="2018-04-11T14:14:00Z">
        <w:r w:rsidR="000900F7">
          <w:rPr>
            <w:rFonts w:ascii="Segoe UI" w:hAnsi="Segoe UI" w:cs="Segoe UI"/>
            <w:color w:val="212121"/>
            <w:sz w:val="20"/>
            <w:szCs w:val="20"/>
          </w:rPr>
          <w:t xml:space="preserve">  You can also proceed to Step 2 to activate your AWS Console Student Starter account and $75 usage credit.   Pro</w:t>
        </w:r>
      </w:ins>
      <w:ins w:id="277" w:author="Gary Clark" w:date="2018-04-11T14:15:00Z">
        <w:r w:rsidR="000900F7">
          <w:rPr>
            <w:rFonts w:ascii="Segoe UI" w:hAnsi="Segoe UI" w:cs="Segoe UI"/>
            <w:color w:val="212121"/>
            <w:sz w:val="20"/>
            <w:szCs w:val="20"/>
          </w:rPr>
          <w:t>ceed to Step 2 below.</w:t>
        </w:r>
      </w:ins>
    </w:p>
    <w:p w14:paraId="0AED8F39" w14:textId="4365B7BE" w:rsidR="00DB0CD4" w:rsidDel="00864182" w:rsidRDefault="00DB0CD4" w:rsidP="00DB0CD4">
      <w:pPr>
        <w:pStyle w:val="NormalWeb"/>
        <w:shd w:val="clear" w:color="auto" w:fill="FFFFFF"/>
        <w:rPr>
          <w:del w:id="278" w:author="Gary Clark" w:date="2018-04-11T14:36:00Z"/>
          <w:rFonts w:ascii="Segoe UI" w:hAnsi="Segoe UI" w:cs="Segoe UI"/>
          <w:color w:val="212121"/>
          <w:sz w:val="20"/>
          <w:szCs w:val="20"/>
        </w:rPr>
      </w:pPr>
      <w:del w:id="279" w:author="Gary Clark" w:date="2018-04-11T14:36:00Z">
        <w:r w:rsidDel="00864182">
          <w:rPr>
            <w:rFonts w:ascii="Segoe UI" w:hAnsi="Segoe UI" w:cs="Segoe UI"/>
            <w:color w:val="212121"/>
            <w:sz w:val="20"/>
            <w:szCs w:val="20"/>
          </w:rPr>
          <w:delText>---------------------</w:delText>
        </w:r>
      </w:del>
    </w:p>
    <w:p w14:paraId="46AA5375" w14:textId="3046CB77" w:rsidR="001D3B37" w:rsidRDefault="001D3B37" w:rsidP="00B82D35">
      <w:pPr>
        <w:pStyle w:val="NormalWeb"/>
        <w:shd w:val="clear" w:color="auto" w:fill="FFFFFF"/>
        <w:ind w:left="360"/>
        <w:rPr>
          <w:ins w:id="280" w:author="Gary Clark" w:date="2018-04-11T14:36:00Z"/>
          <w:rFonts w:ascii="Segoe UI" w:hAnsi="Segoe UI" w:cs="Segoe UI"/>
          <w:color w:val="212121"/>
          <w:sz w:val="20"/>
          <w:szCs w:val="20"/>
        </w:rPr>
      </w:pPr>
    </w:p>
    <w:p w14:paraId="26F86D19" w14:textId="237E1BE5" w:rsidR="00864182" w:rsidRDefault="00864182" w:rsidP="00B82D35">
      <w:pPr>
        <w:pStyle w:val="NormalWeb"/>
        <w:shd w:val="clear" w:color="auto" w:fill="FFFFFF"/>
        <w:ind w:left="360"/>
        <w:rPr>
          <w:ins w:id="281" w:author="Gary Clark" w:date="2018-04-11T14:36:00Z"/>
          <w:rFonts w:ascii="Segoe UI" w:hAnsi="Segoe UI" w:cs="Segoe UI"/>
          <w:color w:val="212121"/>
          <w:sz w:val="20"/>
          <w:szCs w:val="20"/>
        </w:rPr>
      </w:pPr>
    </w:p>
    <w:p w14:paraId="3800E26E" w14:textId="77777777" w:rsidR="00864182" w:rsidRDefault="00864182" w:rsidP="00B82D35">
      <w:pPr>
        <w:pStyle w:val="NormalWeb"/>
        <w:shd w:val="clear" w:color="auto" w:fill="FFFFFF"/>
        <w:ind w:left="360"/>
        <w:rPr>
          <w:ins w:id="282" w:author="Gary Clark" w:date="2018-04-10T16:07:00Z"/>
          <w:rFonts w:ascii="Segoe UI" w:hAnsi="Segoe UI" w:cs="Segoe UI"/>
          <w:color w:val="212121"/>
          <w:sz w:val="20"/>
          <w:szCs w:val="20"/>
        </w:rPr>
      </w:pPr>
    </w:p>
    <w:p w14:paraId="1E7594DE" w14:textId="72127C34" w:rsidR="001D3B37" w:rsidRDefault="001D3B37" w:rsidP="00B82D35">
      <w:pPr>
        <w:pStyle w:val="NormalWeb"/>
        <w:shd w:val="clear" w:color="auto" w:fill="FFFFFF"/>
        <w:ind w:left="360"/>
        <w:rPr>
          <w:ins w:id="283" w:author="Gary Clark" w:date="2018-04-11T15:21:00Z"/>
          <w:rFonts w:ascii="Segoe UI" w:hAnsi="Segoe UI" w:cs="Segoe UI"/>
          <w:color w:val="212121"/>
          <w:sz w:val="20"/>
          <w:szCs w:val="20"/>
        </w:rPr>
      </w:pPr>
    </w:p>
    <w:p w14:paraId="4A33BD05" w14:textId="77777777" w:rsidR="00300005" w:rsidRDefault="00300005" w:rsidP="00B82D35">
      <w:pPr>
        <w:pStyle w:val="NormalWeb"/>
        <w:shd w:val="clear" w:color="auto" w:fill="FFFFFF"/>
        <w:ind w:left="360"/>
        <w:rPr>
          <w:ins w:id="284" w:author="Gary Clark" w:date="2018-04-10T16:07:00Z"/>
          <w:rFonts w:ascii="Segoe UI" w:hAnsi="Segoe UI" w:cs="Segoe UI"/>
          <w:color w:val="212121"/>
          <w:sz w:val="20"/>
          <w:szCs w:val="20"/>
        </w:rPr>
      </w:pPr>
    </w:p>
    <w:p w14:paraId="2EE36149" w14:textId="5386E62C" w:rsidR="00D0517C" w:rsidRDefault="001D3B37" w:rsidP="001D3B37">
      <w:pPr>
        <w:spacing w:after="240" w:line="240" w:lineRule="auto"/>
        <w:rPr>
          <w:ins w:id="285" w:author="Gary Clark" w:date="2018-04-11T14:36:00Z"/>
          <w:rFonts w:ascii="Calibri" w:eastAsia="Times New Roman" w:hAnsi="Calibri" w:cs="Calibri"/>
          <w:color w:val="000000"/>
        </w:rPr>
      </w:pPr>
      <w:ins w:id="286" w:author="Gary Clark" w:date="2018-04-10T16:07:00Z">
        <w:r w:rsidRPr="007E003B">
          <w:rPr>
            <w:rFonts w:ascii="Calibri" w:eastAsia="Times New Roman" w:hAnsi="Calibri" w:cs="Calibri"/>
            <w:b/>
            <w:color w:val="000000"/>
            <w:sz w:val="32"/>
            <w:szCs w:val="32"/>
            <w:rPrChange w:id="287" w:author="Gary Clark" w:date="2018-04-10T16:08:00Z">
              <w:rPr>
                <w:rFonts w:ascii="Calibri" w:eastAsia="Times New Roman" w:hAnsi="Calibri" w:cs="Calibri"/>
                <w:b/>
                <w:color w:val="000000"/>
              </w:rPr>
            </w:rPrChange>
          </w:rPr>
          <w:t>Step 2</w:t>
        </w:r>
        <w:r w:rsidR="00300005">
          <w:rPr>
            <w:rFonts w:ascii="Calibri" w:eastAsia="Times New Roman" w:hAnsi="Calibri" w:cs="Calibri"/>
            <w:b/>
            <w:color w:val="000000"/>
          </w:rPr>
          <w:t>: Activat</w:t>
        </w:r>
      </w:ins>
      <w:ins w:id="288" w:author="Gary Clark" w:date="2018-04-11T15:22:00Z">
        <w:r w:rsidR="00300005">
          <w:rPr>
            <w:rFonts w:ascii="Calibri" w:eastAsia="Times New Roman" w:hAnsi="Calibri" w:cs="Calibri"/>
            <w:b/>
            <w:color w:val="000000"/>
          </w:rPr>
          <w:t>e</w:t>
        </w:r>
      </w:ins>
      <w:ins w:id="289" w:author="Gary Clark" w:date="2018-04-10T16:07:00Z">
        <w:r w:rsidRPr="008F0FD2">
          <w:rPr>
            <w:rFonts w:ascii="Calibri" w:eastAsia="Times New Roman" w:hAnsi="Calibri" w:cs="Calibri"/>
            <w:b/>
            <w:color w:val="000000"/>
          </w:rPr>
          <w:t xml:space="preserve"> your AWS Console</w:t>
        </w:r>
      </w:ins>
      <w:ins w:id="290" w:author="Gary Clark" w:date="2018-04-11T15:22:00Z">
        <w:r w:rsidR="00300005">
          <w:rPr>
            <w:rFonts w:ascii="Calibri" w:eastAsia="Times New Roman" w:hAnsi="Calibri" w:cs="Calibri"/>
            <w:b/>
            <w:color w:val="000000"/>
          </w:rPr>
          <w:t xml:space="preserve"> Starter</w:t>
        </w:r>
      </w:ins>
      <w:ins w:id="291" w:author="Gary Clark" w:date="2018-04-10T16:07:00Z">
        <w:r w:rsidRPr="008F0FD2">
          <w:rPr>
            <w:rFonts w:ascii="Calibri" w:eastAsia="Times New Roman" w:hAnsi="Calibri" w:cs="Calibri"/>
            <w:b/>
            <w:color w:val="000000"/>
          </w:rPr>
          <w:t xml:space="preserve"> Account and $75 </w:t>
        </w:r>
      </w:ins>
      <w:ins w:id="292" w:author="Gary Clark" w:date="2018-04-11T15:22:00Z">
        <w:r w:rsidR="00300005">
          <w:rPr>
            <w:rFonts w:ascii="Calibri" w:eastAsia="Times New Roman" w:hAnsi="Calibri" w:cs="Calibri"/>
            <w:b/>
            <w:color w:val="000000"/>
          </w:rPr>
          <w:t xml:space="preserve">usage </w:t>
        </w:r>
      </w:ins>
      <w:ins w:id="293" w:author="Gary Clark" w:date="2018-04-10T16:07:00Z">
        <w:r w:rsidRPr="008F0FD2">
          <w:rPr>
            <w:rFonts w:ascii="Calibri" w:eastAsia="Times New Roman" w:hAnsi="Calibri" w:cs="Calibri"/>
            <w:b/>
            <w:color w:val="000000"/>
          </w:rPr>
          <w:t>credit</w:t>
        </w:r>
        <w:r w:rsidRPr="008F0FD2">
          <w:rPr>
            <w:rFonts w:ascii="Calibri" w:eastAsia="Times New Roman" w:hAnsi="Calibri" w:cs="Calibri"/>
            <w:color w:val="000000"/>
          </w:rPr>
          <w:t xml:space="preserve"> </w:t>
        </w:r>
      </w:ins>
    </w:p>
    <w:p w14:paraId="1FDCDAFF" w14:textId="5D393855" w:rsidR="001D3B37" w:rsidRPr="008F0FD2" w:rsidRDefault="00D0517C" w:rsidP="001D3B37">
      <w:pPr>
        <w:spacing w:after="240" w:line="240" w:lineRule="auto"/>
        <w:rPr>
          <w:ins w:id="294" w:author="Gary Clark" w:date="2018-04-10T16:07:00Z"/>
          <w:rFonts w:ascii="Calibri" w:eastAsia="Times New Roman" w:hAnsi="Calibri" w:cs="Calibri"/>
          <w:color w:val="000000"/>
        </w:rPr>
      </w:pPr>
      <w:ins w:id="295" w:author="Gary Clark" w:date="2018-04-11T14:36:00Z">
        <w:r>
          <w:rPr>
            <w:rFonts w:ascii="Calibri" w:eastAsia="Times New Roman" w:hAnsi="Calibri" w:cs="Calibri"/>
            <w:color w:val="000000"/>
          </w:rPr>
          <w:t>When AWS Educate approved your request for a student account, they also created a new AWS Console</w:t>
        </w:r>
      </w:ins>
      <w:ins w:id="296" w:author="Gary Clark" w:date="2018-04-11T14:39:00Z">
        <w:r w:rsidR="000D564A">
          <w:rPr>
            <w:rFonts w:ascii="Calibri" w:eastAsia="Times New Roman" w:hAnsi="Calibri" w:cs="Calibri"/>
            <w:color w:val="000000"/>
          </w:rPr>
          <w:t xml:space="preserve"> </w:t>
        </w:r>
      </w:ins>
      <w:ins w:id="297" w:author="Gary Clark" w:date="2018-04-11T14:36:00Z">
        <w:r>
          <w:rPr>
            <w:rFonts w:ascii="Calibri" w:eastAsia="Times New Roman" w:hAnsi="Calibri" w:cs="Calibri"/>
            <w:color w:val="000000"/>
          </w:rPr>
          <w:t>Starter Account in your name.  But that new account is not activated until you use it for the first time.  The instructions below explain how to activ</w:t>
        </w:r>
      </w:ins>
      <w:ins w:id="298" w:author="Gary Clark" w:date="2018-04-11T14:37:00Z">
        <w:r w:rsidR="000D564A">
          <w:rPr>
            <w:rFonts w:ascii="Calibri" w:eastAsia="Times New Roman" w:hAnsi="Calibri" w:cs="Calibri"/>
            <w:color w:val="000000"/>
          </w:rPr>
          <w:t xml:space="preserve">ate </w:t>
        </w:r>
      </w:ins>
      <w:ins w:id="299" w:author="Gary Clark" w:date="2018-04-11T14:39:00Z">
        <w:r w:rsidR="000D564A">
          <w:rPr>
            <w:rFonts w:ascii="Calibri" w:eastAsia="Times New Roman" w:hAnsi="Calibri" w:cs="Calibri"/>
            <w:color w:val="000000"/>
          </w:rPr>
          <w:t>your</w:t>
        </w:r>
      </w:ins>
      <w:ins w:id="300" w:author="Gary Clark" w:date="2018-04-11T14:37:00Z">
        <w:r>
          <w:rPr>
            <w:rFonts w:ascii="Calibri" w:eastAsia="Times New Roman" w:hAnsi="Calibri" w:cs="Calibri"/>
            <w:color w:val="000000"/>
          </w:rPr>
          <w:t xml:space="preserve"> </w:t>
        </w:r>
      </w:ins>
      <w:ins w:id="301" w:author="Gary Clark" w:date="2018-04-11T14:38:00Z">
        <w:r w:rsidR="000D564A">
          <w:rPr>
            <w:rFonts w:ascii="Calibri" w:eastAsia="Times New Roman" w:hAnsi="Calibri" w:cs="Calibri"/>
            <w:color w:val="000000"/>
          </w:rPr>
          <w:t>A</w:t>
        </w:r>
      </w:ins>
      <w:ins w:id="302" w:author="Gary Clark" w:date="2018-04-11T14:39:00Z">
        <w:r w:rsidR="000D564A">
          <w:rPr>
            <w:rFonts w:ascii="Calibri" w:eastAsia="Times New Roman" w:hAnsi="Calibri" w:cs="Calibri"/>
            <w:color w:val="000000"/>
          </w:rPr>
          <w:t xml:space="preserve">WS Console </w:t>
        </w:r>
      </w:ins>
      <w:ins w:id="303" w:author="Gary Clark" w:date="2018-04-11T14:37:00Z">
        <w:r>
          <w:rPr>
            <w:rFonts w:ascii="Calibri" w:eastAsia="Times New Roman" w:hAnsi="Calibri" w:cs="Calibri"/>
            <w:color w:val="000000"/>
          </w:rPr>
          <w:t>Starter account and start your 1 year AWS Console access and $75 student usage credit.</w:t>
        </w:r>
      </w:ins>
    </w:p>
    <w:p w14:paraId="37DC8C05" w14:textId="3790960B" w:rsidR="00822114" w:rsidRDefault="001D3B37" w:rsidP="001D3B37">
      <w:pPr>
        <w:spacing w:after="240" w:line="240" w:lineRule="auto"/>
        <w:rPr>
          <w:ins w:id="304" w:author="Gary Clark" w:date="2018-04-11T14:51:00Z"/>
          <w:rFonts w:ascii="Calibri" w:eastAsia="Times New Roman" w:hAnsi="Calibri" w:cs="Calibri"/>
          <w:color w:val="000000"/>
        </w:rPr>
      </w:pPr>
      <w:ins w:id="305" w:author="Gary Clark" w:date="2018-04-10T16:07:00Z">
        <w:r w:rsidRPr="008F0FD2">
          <w:rPr>
            <w:rFonts w:ascii="Calibri" w:eastAsia="Times New Roman" w:hAnsi="Calibri" w:cs="Calibri"/>
            <w:color w:val="000000"/>
          </w:rPr>
          <w:t>You wi</w:t>
        </w:r>
        <w:r w:rsidR="00300005">
          <w:rPr>
            <w:rFonts w:ascii="Calibri" w:eastAsia="Times New Roman" w:hAnsi="Calibri" w:cs="Calibri"/>
            <w:color w:val="000000"/>
          </w:rPr>
          <w:t>ll then be able to access your</w:t>
        </w:r>
        <w:r w:rsidRPr="008F0FD2">
          <w:rPr>
            <w:rFonts w:ascii="Calibri" w:eastAsia="Times New Roman" w:hAnsi="Calibri" w:cs="Calibri"/>
            <w:color w:val="000000"/>
          </w:rPr>
          <w:t xml:space="preserve"> AWS Console by going to AWS Educate, </w:t>
        </w:r>
        <w:r w:rsidR="006E7AC0">
          <w:rPr>
            <w:rFonts w:ascii="Calibri" w:eastAsia="Times New Roman" w:hAnsi="Calibri" w:cs="Calibri"/>
            <w:color w:val="000000"/>
          </w:rPr>
          <w:t>My Account</w:t>
        </w:r>
        <w:r w:rsidRPr="008F0FD2">
          <w:rPr>
            <w:rFonts w:ascii="Calibri" w:eastAsia="Times New Roman" w:hAnsi="Calibri" w:cs="Calibri"/>
            <w:color w:val="000000"/>
          </w:rPr>
          <w:t>.  Do not try to select the big orange Console button</w:t>
        </w:r>
      </w:ins>
      <w:ins w:id="306" w:author="Gary Clark" w:date="2018-04-11T15:23:00Z">
        <w:r w:rsidR="00300005">
          <w:rPr>
            <w:rFonts w:ascii="Calibri" w:eastAsia="Times New Roman" w:hAnsi="Calibri" w:cs="Calibri"/>
            <w:color w:val="000000"/>
          </w:rPr>
          <w:t xml:space="preserve"> in other AWS websites</w:t>
        </w:r>
      </w:ins>
      <w:ins w:id="307" w:author="Gary Clark" w:date="2018-04-10T16:07:00Z">
        <w:r w:rsidRPr="008F0FD2">
          <w:rPr>
            <w:rFonts w:ascii="Calibri" w:eastAsia="Times New Roman" w:hAnsi="Calibri" w:cs="Calibri"/>
            <w:color w:val="000000"/>
          </w:rPr>
          <w:t xml:space="preserve">.  </w:t>
        </w:r>
        <w:r w:rsidR="00300005">
          <w:rPr>
            <w:rFonts w:ascii="Calibri" w:eastAsia="Times New Roman" w:hAnsi="Calibri" w:cs="Calibri"/>
            <w:color w:val="000000"/>
          </w:rPr>
          <w:t xml:space="preserve">That is for those who have </w:t>
        </w:r>
        <w:r w:rsidRPr="008F0FD2">
          <w:rPr>
            <w:rFonts w:ascii="Calibri" w:eastAsia="Times New Roman" w:hAnsi="Calibri" w:cs="Calibri"/>
            <w:color w:val="000000"/>
          </w:rPr>
          <w:t xml:space="preserve">non-Starter AWS accounts.  Your Starter AWS Console access </w:t>
        </w:r>
        <w:r w:rsidR="006E7AC0">
          <w:rPr>
            <w:rFonts w:ascii="Calibri" w:eastAsia="Times New Roman" w:hAnsi="Calibri" w:cs="Calibri"/>
            <w:color w:val="000000"/>
          </w:rPr>
          <w:t xml:space="preserve">is only available in one manner </w:t>
        </w:r>
      </w:ins>
      <w:ins w:id="308" w:author="Gary Clark" w:date="2018-04-11T14:40:00Z">
        <w:r w:rsidR="006E7AC0">
          <w:rPr>
            <w:rFonts w:ascii="Calibri" w:eastAsia="Times New Roman" w:hAnsi="Calibri" w:cs="Calibri"/>
            <w:color w:val="000000"/>
          </w:rPr>
          <w:t>–</w:t>
        </w:r>
      </w:ins>
      <w:ins w:id="309" w:author="Gary Clark" w:date="2018-04-10T16:07:00Z">
        <w:r w:rsidR="006E7AC0">
          <w:rPr>
            <w:rFonts w:ascii="Calibri" w:eastAsia="Times New Roman" w:hAnsi="Calibri" w:cs="Calibri"/>
            <w:color w:val="000000"/>
          </w:rPr>
          <w:t xml:space="preserve"> explained </w:t>
        </w:r>
      </w:ins>
      <w:ins w:id="310" w:author="Gary Clark" w:date="2018-04-11T14:40:00Z">
        <w:r w:rsidR="006E7AC0">
          <w:rPr>
            <w:rFonts w:ascii="Calibri" w:eastAsia="Times New Roman" w:hAnsi="Calibri" w:cs="Calibri"/>
            <w:color w:val="000000"/>
          </w:rPr>
          <w:t>below.</w:t>
        </w:r>
      </w:ins>
      <w:ins w:id="311" w:author="Gary Clark" w:date="2018-04-10T16:07:00Z">
        <w:r w:rsidRPr="008F0FD2">
          <w:rPr>
            <w:rFonts w:ascii="Calibri" w:eastAsia="Times New Roman" w:hAnsi="Calibri" w:cs="Calibri"/>
            <w:color w:val="000000"/>
          </w:rPr>
          <w:t>  </w:t>
        </w:r>
      </w:ins>
    </w:p>
    <w:p w14:paraId="15EB2FDF" w14:textId="77777777" w:rsidR="00822114" w:rsidRDefault="00822114" w:rsidP="001D3B37">
      <w:pPr>
        <w:spacing w:after="240" w:line="240" w:lineRule="auto"/>
        <w:rPr>
          <w:ins w:id="312" w:author="Gary Clark" w:date="2018-04-11T14:51:00Z"/>
          <w:rFonts w:ascii="Calibri" w:eastAsia="Times New Roman" w:hAnsi="Calibri" w:cs="Calibri"/>
          <w:color w:val="000000"/>
        </w:rPr>
      </w:pPr>
    </w:p>
    <w:p w14:paraId="76CA3403" w14:textId="3BAE5CF2" w:rsidR="001D3B37" w:rsidRPr="00822114" w:rsidRDefault="00822114" w:rsidP="00822114">
      <w:pPr>
        <w:pStyle w:val="ListParagraph"/>
        <w:numPr>
          <w:ilvl w:val="0"/>
          <w:numId w:val="13"/>
        </w:numPr>
        <w:spacing w:after="240" w:line="240" w:lineRule="auto"/>
        <w:rPr>
          <w:ins w:id="313" w:author="Gary Clark" w:date="2018-04-10T16:07:00Z"/>
          <w:rFonts w:ascii="Calibri" w:eastAsia="Times New Roman" w:hAnsi="Calibri" w:cs="Calibri"/>
          <w:color w:val="000000"/>
          <w:rPrChange w:id="314" w:author="Gary Clark" w:date="2018-04-11T14:51:00Z">
            <w:rPr>
              <w:ins w:id="315" w:author="Gary Clark" w:date="2018-04-10T16:07:00Z"/>
            </w:rPr>
          </w:rPrChange>
        </w:rPr>
        <w:pPrChange w:id="316" w:author="Gary Clark" w:date="2018-04-11T14:51:00Z">
          <w:pPr>
            <w:spacing w:after="240" w:line="240" w:lineRule="auto"/>
          </w:pPr>
        </w:pPrChange>
      </w:pPr>
      <w:ins w:id="317" w:author="Gary Clark" w:date="2018-04-11T14:51:00Z">
        <w:r>
          <w:rPr>
            <w:rFonts w:ascii="Calibri" w:eastAsia="Times New Roman" w:hAnsi="Calibri" w:cs="Calibri"/>
            <w:color w:val="000000"/>
          </w:rPr>
          <w:t>Go to www.awseducate.com</w:t>
        </w:r>
      </w:ins>
      <w:ins w:id="318" w:author="Gary Clark" w:date="2018-04-10T16:07:00Z">
        <w:r w:rsidR="001D3B37" w:rsidRPr="00822114">
          <w:rPr>
            <w:rFonts w:ascii="Calibri" w:eastAsia="Times New Roman" w:hAnsi="Calibri" w:cs="Calibri"/>
            <w:color w:val="000000"/>
            <w:rPrChange w:id="319" w:author="Gary Clark" w:date="2018-04-11T14:51:00Z">
              <w:rPr/>
            </w:rPrChange>
          </w:rPr>
          <w:t> </w:t>
        </w:r>
      </w:ins>
    </w:p>
    <w:p w14:paraId="18D1F726" w14:textId="77777777" w:rsidR="006E7AC0" w:rsidRPr="006E7AC0" w:rsidRDefault="006E7AC0" w:rsidP="00400A02">
      <w:pPr>
        <w:pStyle w:val="ListParagraph"/>
        <w:spacing w:after="240" w:line="240" w:lineRule="auto"/>
        <w:rPr>
          <w:ins w:id="320" w:author="Gary Clark" w:date="2018-04-10T16:07:00Z"/>
          <w:rFonts w:ascii="Calibri" w:eastAsia="Times New Roman" w:hAnsi="Calibri" w:cs="Calibri"/>
          <w:color w:val="000000"/>
          <w:rPrChange w:id="321" w:author="Gary Clark" w:date="2018-04-11T14:42:00Z">
            <w:rPr>
              <w:ins w:id="322" w:author="Gary Clark" w:date="2018-04-10T16:07:00Z"/>
            </w:rPr>
          </w:rPrChange>
        </w:rPr>
        <w:pPrChange w:id="323" w:author="Gary Clark" w:date="2018-04-11T14:42:00Z">
          <w:pPr>
            <w:spacing w:after="240" w:line="240" w:lineRule="auto"/>
          </w:pPr>
        </w:pPrChange>
      </w:pPr>
    </w:p>
    <w:p w14:paraId="6515E334" w14:textId="15D03CDE" w:rsidR="00400A02" w:rsidRDefault="00A569D1" w:rsidP="00B82D35">
      <w:pPr>
        <w:pStyle w:val="NormalWeb"/>
        <w:shd w:val="clear" w:color="auto" w:fill="FFFFFF"/>
        <w:ind w:left="360"/>
        <w:rPr>
          <w:ins w:id="324" w:author="Gary Clark" w:date="2018-04-11T14:44:00Z"/>
          <w:rFonts w:ascii="Segoe UI" w:hAnsi="Segoe UI" w:cs="Segoe UI"/>
          <w:color w:val="212121"/>
          <w:sz w:val="20"/>
          <w:szCs w:val="20"/>
        </w:rPr>
      </w:pPr>
      <w:ins w:id="325" w:author="Gary Clark" w:date="2018-04-11T14:48:00Z">
        <w:r>
          <w:rPr>
            <w:rFonts w:ascii="Segoe UI" w:hAnsi="Segoe UI" w:cs="Segoe UI"/>
            <w:noProof/>
            <w:color w:val="212121"/>
            <w:sz w:val="20"/>
            <w:szCs w:val="20"/>
          </w:rPr>
          <mc:AlternateContent>
            <mc:Choice Requires="wpi">
              <w:drawing>
                <wp:anchor distT="0" distB="0" distL="114300" distR="114300" simplePos="0" relativeHeight="251660288" behindDoc="0" locked="0" layoutInCell="1" allowOverlap="1" wp14:anchorId="70BBC3D2" wp14:editId="0B94A301">
                  <wp:simplePos x="0" y="0"/>
                  <wp:positionH relativeFrom="column">
                    <wp:posOffset>2285500</wp:posOffset>
                  </wp:positionH>
                  <wp:positionV relativeFrom="paragraph">
                    <wp:posOffset>3043680</wp:posOffset>
                  </wp:positionV>
                  <wp:extent cx="2306640" cy="680640"/>
                  <wp:effectExtent l="38100" t="57150" r="55880" b="62865"/>
                  <wp:wrapNone/>
                  <wp:docPr id="19" name="Ink 19"/>
                  <wp:cNvGraphicFramePr/>
                  <a:graphic xmlns:a="http://schemas.openxmlformats.org/drawingml/2006/main">
                    <a:graphicData uri="http://schemas.microsoft.com/office/word/2010/wordprocessingInk">
                      <w14:contentPart bwMode="auto" r:id="rId14">
                        <w14:nvContentPartPr>
                          <w14:cNvContentPartPr/>
                        </w14:nvContentPartPr>
                        <w14:xfrm>
                          <a:off x="0" y="0"/>
                          <a:ext cx="2306640" cy="680640"/>
                        </w14:xfrm>
                      </w14:contentPart>
                    </a:graphicData>
                  </a:graphic>
                </wp:anchor>
              </w:drawing>
            </mc:Choice>
            <mc:Fallback>
              <w:pict>
                <v:shapetype w14:anchorId="15B983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78.95pt;margin-top:238.65pt;width:183.65pt;height:55.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">
                  <v:imagedata r:id="rId15" o:title=""/>
                </v:shape>
              </w:pict>
            </mc:Fallback>
          </mc:AlternateContent>
        </w:r>
      </w:ins>
      <w:ins w:id="326" w:author="Gary Clark" w:date="2018-04-11T14:45:00Z">
        <w:r w:rsidR="00175AC2">
          <w:rPr>
            <w:rFonts w:ascii="Segoe UI" w:hAnsi="Segoe UI" w:cs="Segoe UI"/>
            <w:noProof/>
            <w:color w:val="212121"/>
            <w:sz w:val="20"/>
            <w:szCs w:val="20"/>
          </w:rPr>
          <mc:AlternateContent>
            <mc:Choice Requires="wpi">
              <w:drawing>
                <wp:anchor distT="0" distB="0" distL="114300" distR="114300" simplePos="0" relativeHeight="251659264" behindDoc="0" locked="0" layoutInCell="1" allowOverlap="1" wp14:anchorId="41897818" wp14:editId="6814FCA1">
                  <wp:simplePos x="0" y="0"/>
                  <wp:positionH relativeFrom="column">
                    <wp:posOffset>-6454820</wp:posOffset>
                  </wp:positionH>
                  <wp:positionV relativeFrom="paragraph">
                    <wp:posOffset>1432950</wp:posOffset>
                  </wp:positionV>
                  <wp:extent cx="1410720" cy="369360"/>
                  <wp:effectExtent l="57150" t="76200" r="75565" b="107315"/>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1410720" cy="369360"/>
                        </w14:xfrm>
                      </w14:contentPart>
                    </a:graphicData>
                  </a:graphic>
                </wp:anchor>
              </w:drawing>
            </mc:Choice>
            <mc:Fallback>
              <w:pict>
                <v:shape w14:anchorId="03FA4E4B" id="Ink 9" o:spid="_x0000_s1026" type="#_x0000_t75" style="position:absolute;margin-left:-510.15pt;margin-top:109.1pt;width:114.85pt;height:3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">
                  <v:imagedata r:id="rId17" o:title=""/>
                </v:shape>
              </w:pict>
            </mc:Fallback>
          </mc:AlternateContent>
        </w:r>
      </w:ins>
      <w:ins w:id="327" w:author="Gary Clark" w:date="2018-04-11T14:44:00Z">
        <w:r w:rsidR="00400A02">
          <w:rPr>
            <w:rFonts w:ascii="Segoe UI" w:hAnsi="Segoe UI" w:cs="Segoe UI"/>
            <w:noProof/>
            <w:color w:val="212121"/>
            <w:sz w:val="20"/>
            <w:szCs w:val="20"/>
          </w:rPr>
          <w:drawing>
            <wp:inline distT="0" distB="0" distL="0" distR="0" wp14:anchorId="1A046B82" wp14:editId="650CE3D7">
              <wp:extent cx="6249532" cy="3409950"/>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85B4B.tmp"/>
                      <pic:cNvPicPr/>
                    </pic:nvPicPr>
                    <pic:blipFill>
                      <a:blip r:embed="rId18">
                        <a:extLst>
                          <a:ext uri="{28A0092B-C50C-407E-A947-70E740481C1C}">
                            <a14:useLocalDpi xmlns:a14="http://schemas.microsoft.com/office/drawing/2010/main" val="0"/>
                          </a:ext>
                        </a:extLst>
                      </a:blip>
                      <a:stretch>
                        <a:fillRect/>
                      </a:stretch>
                    </pic:blipFill>
                    <pic:spPr>
                      <a:xfrm>
                        <a:off x="0" y="0"/>
                        <a:ext cx="6257629" cy="3414368"/>
                      </a:xfrm>
                      <a:prstGeom prst="rect">
                        <a:avLst/>
                      </a:prstGeom>
                    </pic:spPr>
                  </pic:pic>
                </a:graphicData>
              </a:graphic>
            </wp:inline>
          </w:drawing>
        </w:r>
      </w:ins>
    </w:p>
    <w:p w14:paraId="6633E1B0" w14:textId="77777777" w:rsidR="00400A02" w:rsidRDefault="00400A02" w:rsidP="00B82D35">
      <w:pPr>
        <w:pStyle w:val="NormalWeb"/>
        <w:shd w:val="clear" w:color="auto" w:fill="FFFFFF"/>
        <w:ind w:left="360"/>
        <w:rPr>
          <w:ins w:id="328" w:author="Gary Clark" w:date="2018-04-11T14:44:00Z"/>
          <w:rFonts w:ascii="Segoe UI" w:hAnsi="Segoe UI" w:cs="Segoe UI"/>
          <w:color w:val="212121"/>
          <w:sz w:val="20"/>
          <w:szCs w:val="20"/>
        </w:rPr>
      </w:pPr>
    </w:p>
    <w:p w14:paraId="76CF24DC" w14:textId="3AFB053B" w:rsidR="00822114" w:rsidRPr="00897C4E" w:rsidRDefault="00897C4E" w:rsidP="00897C4E">
      <w:pPr>
        <w:pStyle w:val="ListParagraph"/>
        <w:numPr>
          <w:ilvl w:val="0"/>
          <w:numId w:val="13"/>
        </w:numPr>
        <w:spacing w:after="240" w:line="240" w:lineRule="auto"/>
        <w:rPr>
          <w:ins w:id="329" w:author="Gary Clark" w:date="2018-04-11T14:50:00Z"/>
          <w:rFonts w:ascii="Calibri" w:eastAsia="Times New Roman" w:hAnsi="Calibri" w:cs="Calibri"/>
          <w:color w:val="000000"/>
          <w:rPrChange w:id="330" w:author="Gary Clark" w:date="2018-04-11T14:52:00Z">
            <w:rPr>
              <w:ins w:id="331" w:author="Gary Clark" w:date="2018-04-11T14:50:00Z"/>
            </w:rPr>
          </w:rPrChange>
        </w:rPr>
        <w:pPrChange w:id="332" w:author="Gary Clark" w:date="2018-04-11T14:52:00Z">
          <w:pPr>
            <w:pStyle w:val="ListParagraph"/>
            <w:numPr>
              <w:numId w:val="12"/>
            </w:numPr>
            <w:spacing w:after="240" w:line="240" w:lineRule="auto"/>
            <w:ind w:hanging="360"/>
          </w:pPr>
        </w:pPrChange>
      </w:pPr>
      <w:ins w:id="333" w:author="Gary Clark" w:date="2018-04-11T14:52:00Z">
        <w:r>
          <w:rPr>
            <w:rFonts w:ascii="Calibri" w:eastAsia="Times New Roman" w:hAnsi="Calibri" w:cs="Calibri"/>
            <w:color w:val="000000"/>
          </w:rPr>
          <w:t xml:space="preserve"> </w:t>
        </w:r>
      </w:ins>
      <w:ins w:id="334" w:author="Gary Clark" w:date="2018-04-11T14:50:00Z">
        <w:r w:rsidR="008D2144">
          <w:rPr>
            <w:rFonts w:ascii="Calibri" w:eastAsia="Times New Roman" w:hAnsi="Calibri" w:cs="Calibri"/>
            <w:color w:val="000000"/>
            <w:rPrChange w:id="335" w:author="Gary Clark" w:date="2018-04-11T14:52:00Z">
              <w:rPr>
                <w:rFonts w:ascii="Calibri" w:eastAsia="Times New Roman" w:hAnsi="Calibri" w:cs="Calibri"/>
                <w:color w:val="000000"/>
              </w:rPr>
            </w:rPrChange>
          </w:rPr>
          <w:t>Click</w:t>
        </w:r>
        <w:r w:rsidR="00822114" w:rsidRPr="00897C4E">
          <w:rPr>
            <w:rFonts w:ascii="Calibri" w:eastAsia="Times New Roman" w:hAnsi="Calibri" w:cs="Calibri"/>
            <w:color w:val="000000"/>
            <w:rPrChange w:id="336" w:author="Gary Clark" w:date="2018-04-11T14:52:00Z">
              <w:rPr/>
            </w:rPrChange>
          </w:rPr>
          <w:t xml:space="preserve"> on ‘Login to AWS Educate’</w:t>
        </w:r>
      </w:ins>
      <w:ins w:id="337" w:author="Gary Clark" w:date="2018-04-11T14:52:00Z">
        <w:r w:rsidR="00822114" w:rsidRPr="00897C4E">
          <w:rPr>
            <w:rFonts w:ascii="Calibri" w:eastAsia="Times New Roman" w:hAnsi="Calibri" w:cs="Calibri"/>
            <w:color w:val="000000"/>
            <w:rPrChange w:id="338" w:author="Gary Clark" w:date="2018-04-11T14:52:00Z">
              <w:rPr/>
            </w:rPrChange>
          </w:rPr>
          <w:t>,</w:t>
        </w:r>
      </w:ins>
      <w:ins w:id="339" w:author="Gary Clark" w:date="2018-04-11T14:50:00Z">
        <w:r w:rsidR="00822114" w:rsidRPr="00897C4E">
          <w:rPr>
            <w:rFonts w:ascii="Calibri" w:eastAsia="Times New Roman" w:hAnsi="Calibri" w:cs="Calibri"/>
            <w:color w:val="000000"/>
            <w:rPrChange w:id="340" w:author="Gary Clark" w:date="2018-04-11T14:52:00Z">
              <w:rPr/>
            </w:rPrChange>
          </w:rPr>
          <w:t xml:space="preserve"> circle</w:t>
        </w:r>
        <w:r w:rsidR="00822114" w:rsidRPr="00897C4E">
          <w:rPr>
            <w:rFonts w:ascii="Calibri" w:eastAsia="Times New Roman" w:hAnsi="Calibri" w:cs="Calibri"/>
            <w:color w:val="000000"/>
            <w:rPrChange w:id="341" w:author="Gary Clark" w:date="2018-04-11T14:52:00Z">
              <w:rPr/>
            </w:rPrChange>
          </w:rPr>
          <w:t>d in red on the screenshot above</w:t>
        </w:r>
        <w:r w:rsidR="00822114" w:rsidRPr="00897C4E">
          <w:rPr>
            <w:rFonts w:ascii="Calibri" w:eastAsia="Times New Roman" w:hAnsi="Calibri" w:cs="Calibri"/>
            <w:color w:val="000000"/>
            <w:rPrChange w:id="342" w:author="Gary Clark" w:date="2018-04-11T14:52:00Z">
              <w:rPr/>
            </w:rPrChange>
          </w:rPr>
          <w:t>.</w:t>
        </w:r>
      </w:ins>
    </w:p>
    <w:p w14:paraId="3C123807" w14:textId="77777777" w:rsidR="008D2144" w:rsidRPr="008D2144" w:rsidRDefault="008D2144" w:rsidP="008D2144">
      <w:pPr>
        <w:pStyle w:val="NormalWeb"/>
        <w:numPr>
          <w:ilvl w:val="0"/>
          <w:numId w:val="13"/>
        </w:numPr>
        <w:shd w:val="clear" w:color="auto" w:fill="FFFFFF"/>
        <w:rPr>
          <w:ins w:id="343" w:author="Gary Clark" w:date="2018-04-11T14:54:00Z"/>
          <w:rFonts w:ascii="Segoe UI" w:hAnsi="Segoe UI" w:cs="Segoe UI"/>
          <w:color w:val="212121"/>
          <w:sz w:val="20"/>
          <w:szCs w:val="20"/>
          <w:rPrChange w:id="344" w:author="Gary Clark" w:date="2018-04-11T14:54:00Z">
            <w:rPr>
              <w:ins w:id="345" w:author="Gary Clark" w:date="2018-04-11T14:54:00Z"/>
              <w:rFonts w:ascii="Calibri" w:hAnsi="Calibri" w:cs="Calibri"/>
              <w:color w:val="000000"/>
            </w:rPr>
          </w:rPrChange>
        </w:rPr>
        <w:pPrChange w:id="346" w:author="Gary Clark" w:date="2018-04-11T14:54:00Z">
          <w:pPr>
            <w:pStyle w:val="NormalWeb"/>
            <w:shd w:val="clear" w:color="auto" w:fill="FFFFFF"/>
            <w:ind w:left="360"/>
          </w:pPr>
        </w:pPrChange>
      </w:pPr>
      <w:ins w:id="347" w:author="Gary Clark" w:date="2018-04-11T14:53:00Z">
        <w:r w:rsidRPr="00A65E24">
          <w:rPr>
            <w:rFonts w:ascii="Calibri" w:hAnsi="Calibri" w:cs="Calibri"/>
            <w:color w:val="000000"/>
          </w:rPr>
          <w:t>Login to AWS Educate with your new account credentials</w:t>
        </w:r>
      </w:ins>
      <w:ins w:id="348" w:author="Gary Clark" w:date="2018-04-11T14:54:00Z">
        <w:r>
          <w:rPr>
            <w:rFonts w:ascii="Calibri" w:hAnsi="Calibri" w:cs="Calibri"/>
            <w:color w:val="000000"/>
          </w:rPr>
          <w:t>.</w:t>
        </w:r>
      </w:ins>
    </w:p>
    <w:p w14:paraId="5F4F24A1" w14:textId="196D240C" w:rsidR="0030209B" w:rsidRDefault="0030209B" w:rsidP="0030209B">
      <w:pPr>
        <w:pStyle w:val="NormalWeb"/>
        <w:shd w:val="clear" w:color="auto" w:fill="FFFFFF"/>
        <w:ind w:firstLine="360"/>
        <w:rPr>
          <w:ins w:id="349" w:author="Gary Clark" w:date="2018-04-11T14:56:00Z"/>
          <w:rFonts w:ascii="Segoe UI" w:hAnsi="Segoe UI" w:cs="Segoe UI"/>
          <w:color w:val="212121"/>
          <w:sz w:val="20"/>
          <w:szCs w:val="20"/>
        </w:rPr>
        <w:pPrChange w:id="350" w:author="Gary Clark" w:date="2018-04-11T14:55:00Z">
          <w:pPr>
            <w:pStyle w:val="NormalWeb"/>
            <w:shd w:val="clear" w:color="auto" w:fill="FFFFFF"/>
            <w:ind w:left="360"/>
          </w:pPr>
        </w:pPrChange>
      </w:pPr>
      <w:ins w:id="351" w:author="Gary Clark" w:date="2018-04-11T14:55:00Z">
        <w:r>
          <w:rPr>
            <w:rFonts w:ascii="Segoe UI" w:hAnsi="Segoe UI" w:cs="Segoe UI"/>
            <w:noProof/>
            <w:color w:val="212121"/>
            <w:sz w:val="20"/>
            <w:szCs w:val="20"/>
          </w:rPr>
          <w:drawing>
            <wp:inline distT="0" distB="0" distL="0" distR="0" wp14:anchorId="78A86BE8" wp14:editId="456DDB47">
              <wp:extent cx="4965700" cy="1847277"/>
              <wp:effectExtent l="0" t="0" r="6350" b="635"/>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288885.tmp"/>
                      <pic:cNvPicPr/>
                    </pic:nvPicPr>
                    <pic:blipFill>
                      <a:blip r:embed="rId19">
                        <a:extLst>
                          <a:ext uri="{28A0092B-C50C-407E-A947-70E740481C1C}">
                            <a14:useLocalDpi xmlns:a14="http://schemas.microsoft.com/office/drawing/2010/main" val="0"/>
                          </a:ext>
                        </a:extLst>
                      </a:blip>
                      <a:stretch>
                        <a:fillRect/>
                      </a:stretch>
                    </pic:blipFill>
                    <pic:spPr>
                      <a:xfrm>
                        <a:off x="0" y="0"/>
                        <a:ext cx="5004674" cy="1861775"/>
                      </a:xfrm>
                      <a:prstGeom prst="rect">
                        <a:avLst/>
                      </a:prstGeom>
                    </pic:spPr>
                  </pic:pic>
                </a:graphicData>
              </a:graphic>
            </wp:inline>
          </w:drawing>
        </w:r>
      </w:ins>
    </w:p>
    <w:p w14:paraId="70B8A534" w14:textId="4DFF39B4" w:rsidR="00DC6EF1" w:rsidRDefault="00D946C2" w:rsidP="00DC6EF1">
      <w:pPr>
        <w:pStyle w:val="NormalWeb"/>
        <w:numPr>
          <w:ilvl w:val="0"/>
          <w:numId w:val="13"/>
        </w:numPr>
        <w:shd w:val="clear" w:color="auto" w:fill="FFFFFF"/>
        <w:rPr>
          <w:ins w:id="352" w:author="Gary Clark" w:date="2018-04-11T14:58:00Z"/>
          <w:rFonts w:ascii="Segoe UI" w:hAnsi="Segoe UI" w:cs="Segoe UI"/>
          <w:color w:val="212121"/>
          <w:sz w:val="20"/>
          <w:szCs w:val="20"/>
        </w:rPr>
        <w:pPrChange w:id="353" w:author="Gary Clark" w:date="2018-04-11T14:56:00Z">
          <w:pPr>
            <w:pStyle w:val="NormalWeb"/>
            <w:shd w:val="clear" w:color="auto" w:fill="FFFFFF"/>
            <w:ind w:left="360"/>
          </w:pPr>
        </w:pPrChange>
      </w:pPr>
      <w:ins w:id="354" w:author="Gary Clark" w:date="2018-04-11T14:56:00Z">
        <w:r>
          <w:rPr>
            <w:rFonts w:ascii="Segoe UI" w:hAnsi="Segoe UI" w:cs="Segoe UI"/>
            <w:color w:val="212121"/>
            <w:sz w:val="20"/>
            <w:szCs w:val="20"/>
          </w:rPr>
          <w:t xml:space="preserve">Click on ‘AWS Account’ in the top banner </w:t>
        </w:r>
      </w:ins>
      <w:ins w:id="355" w:author="Gary Clark" w:date="2018-04-11T14:57:00Z">
        <w:r>
          <w:rPr>
            <w:rFonts w:ascii="Segoe UI" w:hAnsi="Segoe UI" w:cs="Segoe UI"/>
            <w:color w:val="212121"/>
            <w:sz w:val="20"/>
            <w:szCs w:val="20"/>
          </w:rPr>
          <w:t>of the AWS Educate home page that will be displayed after you’ve signe</w:t>
        </w:r>
      </w:ins>
      <w:ins w:id="356" w:author="Gary Clark" w:date="2018-04-11T14:58:00Z">
        <w:r>
          <w:rPr>
            <w:rFonts w:ascii="Segoe UI" w:hAnsi="Segoe UI" w:cs="Segoe UI"/>
            <w:color w:val="212121"/>
            <w:sz w:val="20"/>
            <w:szCs w:val="20"/>
          </w:rPr>
          <w:t>d</w:t>
        </w:r>
      </w:ins>
      <w:ins w:id="357" w:author="Gary Clark" w:date="2018-04-11T14:57:00Z">
        <w:r>
          <w:rPr>
            <w:rFonts w:ascii="Segoe UI" w:hAnsi="Segoe UI" w:cs="Segoe UI"/>
            <w:color w:val="212121"/>
            <w:sz w:val="20"/>
            <w:szCs w:val="20"/>
          </w:rPr>
          <w:t xml:space="preserve">-in.  </w:t>
        </w:r>
      </w:ins>
      <w:ins w:id="358" w:author="Gary Clark" w:date="2018-04-11T14:56:00Z">
        <w:r>
          <w:rPr>
            <w:rFonts w:ascii="Segoe UI" w:hAnsi="Segoe UI" w:cs="Segoe UI"/>
            <w:color w:val="212121"/>
            <w:sz w:val="20"/>
            <w:szCs w:val="20"/>
          </w:rPr>
          <w:t>(circled in red in the screenshot below).</w:t>
        </w:r>
      </w:ins>
    </w:p>
    <w:p w14:paraId="535594D1" w14:textId="718C3E73" w:rsidR="00D946C2" w:rsidRDefault="00477BE9" w:rsidP="00D946C2">
      <w:pPr>
        <w:pStyle w:val="NormalWeb"/>
        <w:shd w:val="clear" w:color="auto" w:fill="FFFFFF"/>
        <w:ind w:left="360"/>
        <w:rPr>
          <w:ins w:id="359" w:author="Gary Clark" w:date="2018-04-11T14:55:00Z"/>
          <w:rFonts w:ascii="Segoe UI" w:hAnsi="Segoe UI" w:cs="Segoe UI"/>
          <w:color w:val="212121"/>
          <w:sz w:val="20"/>
          <w:szCs w:val="20"/>
        </w:rPr>
        <w:pPrChange w:id="360" w:author="Gary Clark" w:date="2018-04-11T14:58:00Z">
          <w:pPr>
            <w:pStyle w:val="NormalWeb"/>
            <w:shd w:val="clear" w:color="auto" w:fill="FFFFFF"/>
            <w:ind w:left="360"/>
          </w:pPr>
        </w:pPrChange>
      </w:pPr>
      <w:ins w:id="361" w:author="Gary Clark" w:date="2018-04-11T15:00:00Z">
        <w:r>
          <w:rPr>
            <w:rFonts w:ascii="Segoe UI" w:hAnsi="Segoe UI" w:cs="Segoe UI"/>
            <w:noProof/>
            <w:color w:val="212121"/>
            <w:sz w:val="20"/>
            <w:szCs w:val="20"/>
          </w:rPr>
          <mc:AlternateContent>
            <mc:Choice Requires="wpi">
              <w:drawing>
                <wp:anchor distT="0" distB="0" distL="114300" distR="114300" simplePos="0" relativeHeight="251663360" behindDoc="0" locked="0" layoutInCell="1" allowOverlap="1" wp14:anchorId="2C44C32E" wp14:editId="20BC6FBA">
                  <wp:simplePos x="0" y="0"/>
                  <wp:positionH relativeFrom="column">
                    <wp:posOffset>787180</wp:posOffset>
                  </wp:positionH>
                  <wp:positionV relativeFrom="paragraph">
                    <wp:posOffset>608200</wp:posOffset>
                  </wp:positionV>
                  <wp:extent cx="634560" cy="240"/>
                  <wp:effectExtent l="76200" t="76200" r="89535" b="95250"/>
                  <wp:wrapNone/>
                  <wp:docPr id="24"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634560" cy="240"/>
                        </w14:xfrm>
                      </w14:contentPart>
                    </a:graphicData>
                  </a:graphic>
                </wp:anchor>
              </w:drawing>
            </mc:Choice>
            <mc:Fallback>
              <w:pict>
                <v:shape w14:anchorId="763613FD" id="Ink 24" o:spid="_x0000_s1026" type="#_x0000_t75" style="position:absolute;margin-left:58.7pt;margin-top:45.7pt;width:56.55pt;height:4.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">
                  <v:imagedata r:id="rId21" o:title=""/>
                </v:shape>
              </w:pict>
            </mc:Fallback>
          </mc:AlternateContent>
        </w:r>
      </w:ins>
      <w:ins w:id="362" w:author="Gary Clark" w:date="2018-04-11T14:59:00Z">
        <w:r w:rsidR="00D20DB3">
          <w:rPr>
            <w:rFonts w:ascii="Segoe UI" w:hAnsi="Segoe UI" w:cs="Segoe UI"/>
            <w:noProof/>
            <w:color w:val="212121"/>
            <w:sz w:val="20"/>
            <w:szCs w:val="20"/>
          </w:rPr>
          <mc:AlternateContent>
            <mc:Choice Requires="wpi">
              <w:drawing>
                <wp:anchor distT="0" distB="0" distL="114300" distR="114300" simplePos="0" relativeHeight="251662336" behindDoc="0" locked="0" layoutInCell="1" allowOverlap="1" wp14:anchorId="67F61DC9" wp14:editId="70CE978C">
                  <wp:simplePos x="0" y="0"/>
                  <wp:positionH relativeFrom="column">
                    <wp:posOffset>5276380</wp:posOffset>
                  </wp:positionH>
                  <wp:positionV relativeFrom="paragraph">
                    <wp:posOffset>-71480</wp:posOffset>
                  </wp:positionV>
                  <wp:extent cx="928080" cy="394560"/>
                  <wp:effectExtent l="57150" t="57150" r="62865" b="62865"/>
                  <wp:wrapNone/>
                  <wp:docPr id="23" name="Ink 23"/>
                  <wp:cNvGraphicFramePr/>
                  <a:graphic xmlns:a="http://schemas.openxmlformats.org/drawingml/2006/main">
                    <a:graphicData uri="http://schemas.microsoft.com/office/word/2010/wordprocessingInk">
                      <w14:contentPart bwMode="auto" r:id="rId22">
                        <w14:nvContentPartPr>
                          <w14:cNvContentPartPr/>
                        </w14:nvContentPartPr>
                        <w14:xfrm>
                          <a:off x="0" y="0"/>
                          <a:ext cx="928080" cy="394560"/>
                        </w14:xfrm>
                      </w14:contentPart>
                    </a:graphicData>
                  </a:graphic>
                </wp:anchor>
              </w:drawing>
            </mc:Choice>
            <mc:Fallback>
              <w:pict>
                <v:shape w14:anchorId="41D92A4E" id="Ink 23" o:spid="_x0000_s1026" type="#_x0000_t75" style="position:absolute;margin-left:413.95pt;margin-top:-7.15pt;width:76.1pt;height:34.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">
                  <v:imagedata r:id="rId23" o:title=""/>
                </v:shape>
              </w:pict>
            </mc:Fallback>
          </mc:AlternateContent>
        </w:r>
        <w:r w:rsidR="00CB5E24">
          <w:rPr>
            <w:rFonts w:ascii="Segoe UI" w:hAnsi="Segoe UI" w:cs="Segoe UI"/>
            <w:noProof/>
            <w:color w:val="212121"/>
            <w:sz w:val="20"/>
            <w:szCs w:val="20"/>
          </w:rPr>
          <w:drawing>
            <wp:inline distT="0" distB="0" distL="0" distR="0" wp14:anchorId="038D57C6" wp14:editId="32F25256">
              <wp:extent cx="6604339" cy="2203563"/>
              <wp:effectExtent l="0" t="0" r="6350" b="635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2811BD.tmp"/>
                      <pic:cNvPicPr/>
                    </pic:nvPicPr>
                    <pic:blipFill>
                      <a:blip r:embed="rId24">
                        <a:extLst>
                          <a:ext uri="{28A0092B-C50C-407E-A947-70E740481C1C}">
                            <a14:useLocalDpi xmlns:a14="http://schemas.microsoft.com/office/drawing/2010/main" val="0"/>
                          </a:ext>
                        </a:extLst>
                      </a:blip>
                      <a:stretch>
                        <a:fillRect/>
                      </a:stretch>
                    </pic:blipFill>
                    <pic:spPr>
                      <a:xfrm>
                        <a:off x="0" y="0"/>
                        <a:ext cx="6604339" cy="2203563"/>
                      </a:xfrm>
                      <a:prstGeom prst="rect">
                        <a:avLst/>
                      </a:prstGeom>
                    </pic:spPr>
                  </pic:pic>
                </a:graphicData>
              </a:graphic>
            </wp:inline>
          </w:drawing>
        </w:r>
      </w:ins>
    </w:p>
    <w:p w14:paraId="1887CA52" w14:textId="77777777" w:rsidR="001A068D" w:rsidRDefault="001A068D" w:rsidP="0030209B">
      <w:pPr>
        <w:pStyle w:val="NormalWeb"/>
        <w:shd w:val="clear" w:color="auto" w:fill="FFFFFF"/>
        <w:ind w:firstLine="360"/>
        <w:rPr>
          <w:ins w:id="363" w:author="Gary Clark" w:date="2018-04-11T15:01:00Z"/>
          <w:rFonts w:ascii="Segoe UI" w:hAnsi="Segoe UI" w:cs="Segoe UI"/>
          <w:color w:val="212121"/>
          <w:sz w:val="20"/>
          <w:szCs w:val="20"/>
        </w:rPr>
        <w:pPrChange w:id="364" w:author="Gary Clark" w:date="2018-04-11T14:55:00Z">
          <w:pPr>
            <w:pStyle w:val="NormalWeb"/>
            <w:shd w:val="clear" w:color="auto" w:fill="FFFFFF"/>
            <w:ind w:left="360"/>
          </w:pPr>
        </w:pPrChange>
      </w:pPr>
    </w:p>
    <w:p w14:paraId="5ED9B661" w14:textId="2DC845DE" w:rsidR="001A068D" w:rsidRDefault="001A068D" w:rsidP="001A068D">
      <w:pPr>
        <w:pStyle w:val="NormalWeb"/>
        <w:numPr>
          <w:ilvl w:val="0"/>
          <w:numId w:val="13"/>
        </w:numPr>
        <w:shd w:val="clear" w:color="auto" w:fill="FFFFFF"/>
        <w:rPr>
          <w:ins w:id="365" w:author="Gary Clark" w:date="2018-04-11T15:02:00Z"/>
          <w:rFonts w:ascii="Segoe UI" w:hAnsi="Segoe UI" w:cs="Segoe UI"/>
          <w:color w:val="212121"/>
          <w:sz w:val="20"/>
          <w:szCs w:val="20"/>
        </w:rPr>
        <w:pPrChange w:id="366" w:author="Gary Clark" w:date="2018-04-11T15:01:00Z">
          <w:pPr>
            <w:pStyle w:val="NormalWeb"/>
            <w:shd w:val="clear" w:color="auto" w:fill="FFFFFF"/>
            <w:ind w:left="360"/>
          </w:pPr>
        </w:pPrChange>
      </w:pPr>
      <w:ins w:id="367" w:author="Gary Clark" w:date="2018-04-11T15:01:00Z">
        <w:r>
          <w:rPr>
            <w:rFonts w:ascii="Segoe UI" w:hAnsi="Segoe UI" w:cs="Segoe UI"/>
            <w:color w:val="212121"/>
            <w:sz w:val="20"/>
            <w:szCs w:val="20"/>
          </w:rPr>
          <w:t>The ‘AWS Account’ screen provides access to your AWS Starter Account.  Click on</w:t>
        </w:r>
      </w:ins>
      <w:ins w:id="368" w:author="Gary Clark" w:date="2018-04-11T15:02:00Z">
        <w:r>
          <w:rPr>
            <w:rFonts w:ascii="Segoe UI" w:hAnsi="Segoe UI" w:cs="Segoe UI"/>
            <w:color w:val="212121"/>
            <w:sz w:val="20"/>
            <w:szCs w:val="20"/>
          </w:rPr>
          <w:t xml:space="preserve"> the</w:t>
        </w:r>
      </w:ins>
      <w:ins w:id="369" w:author="Gary Clark" w:date="2018-04-11T15:01:00Z">
        <w:r>
          <w:rPr>
            <w:rFonts w:ascii="Segoe UI" w:hAnsi="Segoe UI" w:cs="Segoe UI"/>
            <w:color w:val="212121"/>
            <w:sz w:val="20"/>
            <w:szCs w:val="20"/>
          </w:rPr>
          <w:t xml:space="preserve"> </w:t>
        </w:r>
      </w:ins>
      <w:ins w:id="370" w:author="Gary Clark" w:date="2018-04-11T15:02:00Z">
        <w:r>
          <w:rPr>
            <w:rFonts w:ascii="Segoe UI" w:hAnsi="Segoe UI" w:cs="Segoe UI"/>
            <w:color w:val="212121"/>
            <w:sz w:val="20"/>
            <w:szCs w:val="20"/>
          </w:rPr>
          <w:t xml:space="preserve">‘Go to your AWS Educate Starter Account’ button (circled in red on the screenshot below). </w:t>
        </w:r>
      </w:ins>
      <w:ins w:id="371" w:author="Gary Clark" w:date="2018-04-11T15:04:00Z">
        <w:r w:rsidR="00E327BD">
          <w:rPr>
            <w:rFonts w:ascii="Segoe UI" w:hAnsi="Segoe UI" w:cs="Segoe UI"/>
            <w:color w:val="212121"/>
            <w:sz w:val="20"/>
            <w:szCs w:val="20"/>
          </w:rPr>
          <w:t xml:space="preserve"> You will always access your AWS Console in this manner.  Don’t click on other AWS Console buttons throughout the AWS websites because those don</w:t>
        </w:r>
      </w:ins>
      <w:ins w:id="372" w:author="Gary Clark" w:date="2018-04-11T15:05:00Z">
        <w:r w:rsidR="00E327BD">
          <w:rPr>
            <w:rFonts w:ascii="Segoe UI" w:hAnsi="Segoe UI" w:cs="Segoe UI"/>
            <w:color w:val="212121"/>
            <w:sz w:val="20"/>
            <w:szCs w:val="20"/>
          </w:rPr>
          <w:t xml:space="preserve">’t provide access for AWS Starter Accounts.  This is the one way for you to access the AWS Console with your Starter account. </w:t>
        </w:r>
      </w:ins>
    </w:p>
    <w:p w14:paraId="71E82E08" w14:textId="4D6D7AA7" w:rsidR="00F3204F" w:rsidRDefault="00CC06AA" w:rsidP="001A068D">
      <w:pPr>
        <w:pStyle w:val="NormalWeb"/>
        <w:shd w:val="clear" w:color="auto" w:fill="FFFFFF"/>
        <w:ind w:left="360"/>
        <w:rPr>
          <w:ins w:id="373" w:author="Gary Clark" w:date="2018-04-11T15:03:00Z"/>
          <w:rFonts w:ascii="Segoe UI" w:hAnsi="Segoe UI" w:cs="Segoe UI"/>
          <w:color w:val="212121"/>
          <w:sz w:val="20"/>
          <w:szCs w:val="20"/>
        </w:rPr>
        <w:pPrChange w:id="374" w:author="Gary Clark" w:date="2018-04-11T15:02:00Z">
          <w:pPr>
            <w:pStyle w:val="NormalWeb"/>
            <w:shd w:val="clear" w:color="auto" w:fill="FFFFFF"/>
            <w:ind w:left="360"/>
          </w:pPr>
        </w:pPrChange>
      </w:pPr>
      <w:ins w:id="375" w:author="Gary Clark" w:date="2018-04-11T15:03:00Z">
        <w:r>
          <w:rPr>
            <w:rFonts w:ascii="Segoe UI" w:hAnsi="Segoe UI" w:cs="Segoe UI"/>
            <w:noProof/>
            <w:color w:val="212121"/>
            <w:sz w:val="20"/>
            <w:szCs w:val="20"/>
          </w:rPr>
          <mc:AlternateContent>
            <mc:Choice Requires="wpi">
              <w:drawing>
                <wp:anchor distT="0" distB="0" distL="114300" distR="114300" simplePos="0" relativeHeight="251664384" behindDoc="0" locked="0" layoutInCell="1" allowOverlap="1" wp14:anchorId="7C0747DC" wp14:editId="581D06E2">
                  <wp:simplePos x="0" y="0"/>
                  <wp:positionH relativeFrom="column">
                    <wp:posOffset>246940</wp:posOffset>
                  </wp:positionH>
                  <wp:positionV relativeFrom="paragraph">
                    <wp:posOffset>767890</wp:posOffset>
                  </wp:positionV>
                  <wp:extent cx="2077680" cy="578880"/>
                  <wp:effectExtent l="76200" t="76200" r="94615" b="107315"/>
                  <wp:wrapNone/>
                  <wp:docPr id="26" name="Ink 26"/>
                  <wp:cNvGraphicFramePr/>
                  <a:graphic xmlns:a="http://schemas.openxmlformats.org/drawingml/2006/main">
                    <a:graphicData uri="http://schemas.microsoft.com/office/word/2010/wordprocessingInk">
                      <w14:contentPart bwMode="auto" r:id="rId25">
                        <w14:nvContentPartPr>
                          <w14:cNvContentPartPr/>
                        </w14:nvContentPartPr>
                        <w14:xfrm>
                          <a:off x="0" y="0"/>
                          <a:ext cx="2077680" cy="578880"/>
                        </w14:xfrm>
                      </w14:contentPart>
                    </a:graphicData>
                  </a:graphic>
                </wp:anchor>
              </w:drawing>
            </mc:Choice>
            <mc:Fallback>
              <w:pict>
                <v:shape w14:anchorId="2A312908" id="Ink 26" o:spid="_x0000_s1026" type="#_x0000_t75" style="position:absolute;margin-left:16.15pt;margin-top:57.15pt;width:170.2pt;height:52.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">
                  <v:imagedata r:id="rId26" o:title=""/>
                </v:shape>
              </w:pict>
            </mc:Fallback>
          </mc:AlternateContent>
        </w:r>
        <w:r w:rsidR="00F3204F">
          <w:rPr>
            <w:rFonts w:ascii="Segoe UI" w:hAnsi="Segoe UI" w:cs="Segoe UI"/>
            <w:noProof/>
            <w:color w:val="212121"/>
            <w:sz w:val="20"/>
            <w:szCs w:val="20"/>
          </w:rPr>
          <w:drawing>
            <wp:inline distT="0" distB="0" distL="0" distR="0" wp14:anchorId="1CD8AB9E" wp14:editId="1010B9E5">
              <wp:extent cx="6464632" cy="1682836"/>
              <wp:effectExtent l="0" t="0" r="0" b="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28FCEA.tmp"/>
                      <pic:cNvPicPr/>
                    </pic:nvPicPr>
                    <pic:blipFill>
                      <a:blip r:embed="rId27">
                        <a:extLst>
                          <a:ext uri="{28A0092B-C50C-407E-A947-70E740481C1C}">
                            <a14:useLocalDpi xmlns:a14="http://schemas.microsoft.com/office/drawing/2010/main" val="0"/>
                          </a:ext>
                        </a:extLst>
                      </a:blip>
                      <a:stretch>
                        <a:fillRect/>
                      </a:stretch>
                    </pic:blipFill>
                    <pic:spPr>
                      <a:xfrm>
                        <a:off x="0" y="0"/>
                        <a:ext cx="6464632" cy="1682836"/>
                      </a:xfrm>
                      <a:prstGeom prst="rect">
                        <a:avLst/>
                      </a:prstGeom>
                    </pic:spPr>
                  </pic:pic>
                </a:graphicData>
              </a:graphic>
            </wp:inline>
          </w:drawing>
        </w:r>
      </w:ins>
    </w:p>
    <w:p w14:paraId="05CF0C4B" w14:textId="55C1046B" w:rsidR="00461801" w:rsidRDefault="00DF5F9B" w:rsidP="00461801">
      <w:pPr>
        <w:pStyle w:val="NormalWeb"/>
        <w:numPr>
          <w:ilvl w:val="0"/>
          <w:numId w:val="13"/>
        </w:numPr>
        <w:shd w:val="clear" w:color="auto" w:fill="FFFFFF"/>
        <w:rPr>
          <w:ins w:id="376" w:author="Gary Clark" w:date="2018-04-11T15:07:00Z"/>
          <w:rFonts w:ascii="Segoe UI" w:hAnsi="Segoe UI" w:cs="Segoe UI"/>
          <w:color w:val="212121"/>
          <w:sz w:val="20"/>
          <w:szCs w:val="20"/>
        </w:rPr>
        <w:pPrChange w:id="377" w:author="Gary Clark" w:date="2018-04-11T15:06:00Z">
          <w:pPr>
            <w:pStyle w:val="NormalWeb"/>
            <w:shd w:val="clear" w:color="auto" w:fill="FFFFFF"/>
            <w:ind w:left="360"/>
          </w:pPr>
        </w:pPrChange>
      </w:pPr>
      <w:ins w:id="378" w:author="Gary Clark" w:date="2018-04-11T15:15:00Z">
        <w:r>
          <w:rPr>
            <w:rFonts w:ascii="Segoe UI" w:hAnsi="Segoe UI" w:cs="Segoe UI"/>
            <w:color w:val="212121"/>
            <w:sz w:val="20"/>
            <w:szCs w:val="20"/>
          </w:rPr>
          <w:t xml:space="preserve">Activate your AWS Starter Account.  You will see the screen below just once </w:t>
        </w:r>
      </w:ins>
      <w:ins w:id="379" w:author="Gary Clark" w:date="2018-04-11T15:16:00Z">
        <w:r>
          <w:rPr>
            <w:rFonts w:ascii="Segoe UI" w:hAnsi="Segoe UI" w:cs="Segoe UI"/>
            <w:color w:val="212121"/>
            <w:sz w:val="20"/>
            <w:szCs w:val="20"/>
          </w:rPr>
          <w:t>–</w:t>
        </w:r>
      </w:ins>
      <w:ins w:id="380" w:author="Gary Clark" w:date="2018-04-11T15:15:00Z">
        <w:r>
          <w:rPr>
            <w:rFonts w:ascii="Segoe UI" w:hAnsi="Segoe UI" w:cs="Segoe UI"/>
            <w:color w:val="212121"/>
            <w:sz w:val="20"/>
            <w:szCs w:val="20"/>
          </w:rPr>
          <w:t xml:space="preserve"> to </w:t>
        </w:r>
      </w:ins>
      <w:ins w:id="381" w:author="Gary Clark" w:date="2018-04-11T15:16:00Z">
        <w:r>
          <w:rPr>
            <w:rFonts w:ascii="Segoe UI" w:hAnsi="Segoe UI" w:cs="Segoe UI"/>
            <w:color w:val="212121"/>
            <w:sz w:val="20"/>
            <w:szCs w:val="20"/>
          </w:rPr>
          <w:t xml:space="preserve">activate your Starter account and start your 1 year AWS Console access and $75 usage </w:t>
        </w:r>
        <w:r w:rsidR="00D517E4">
          <w:rPr>
            <w:rFonts w:ascii="Segoe UI" w:hAnsi="Segoe UI" w:cs="Segoe UI"/>
            <w:color w:val="212121"/>
            <w:sz w:val="20"/>
            <w:szCs w:val="20"/>
          </w:rPr>
          <w:t>credit.  Click on the big green</w:t>
        </w:r>
        <w:r>
          <w:rPr>
            <w:rFonts w:ascii="Segoe UI" w:hAnsi="Segoe UI" w:cs="Segoe UI"/>
            <w:color w:val="212121"/>
            <w:sz w:val="20"/>
            <w:szCs w:val="20"/>
          </w:rPr>
          <w:t xml:space="preserve"> ‘</w:t>
        </w:r>
      </w:ins>
      <w:ins w:id="382" w:author="Gary Clark" w:date="2018-04-11T15:17:00Z">
        <w:r w:rsidR="00D517E4" w:rsidRPr="00A43DDD">
          <w:rPr>
            <w:rFonts w:ascii="Segoe UI" w:hAnsi="Segoe UI" w:cs="Segoe UI"/>
            <w:b/>
            <w:color w:val="212121"/>
            <w:sz w:val="20"/>
            <w:szCs w:val="20"/>
            <w:rPrChange w:id="383" w:author="Gary Clark" w:date="2018-04-11T15:26:00Z">
              <w:rPr>
                <w:rFonts w:ascii="Segoe UI" w:hAnsi="Segoe UI" w:cs="Segoe UI"/>
                <w:color w:val="212121"/>
                <w:sz w:val="20"/>
                <w:szCs w:val="20"/>
              </w:rPr>
            </w:rPrChange>
          </w:rPr>
          <w:t>Start Lab’</w:t>
        </w:r>
      </w:ins>
      <w:ins w:id="384" w:author="Gary Clark" w:date="2018-04-11T15:16:00Z">
        <w:r>
          <w:rPr>
            <w:rFonts w:ascii="Segoe UI" w:hAnsi="Segoe UI" w:cs="Segoe UI"/>
            <w:color w:val="212121"/>
            <w:sz w:val="20"/>
            <w:szCs w:val="20"/>
          </w:rPr>
          <w:t xml:space="preserve"> button.</w:t>
        </w:r>
      </w:ins>
      <w:ins w:id="385" w:author="Gary Clark" w:date="2018-04-11T15:06:00Z">
        <w:r w:rsidR="00461801">
          <w:rPr>
            <w:rFonts w:ascii="Segoe UI" w:hAnsi="Segoe UI" w:cs="Segoe UI"/>
            <w:color w:val="212121"/>
            <w:sz w:val="20"/>
            <w:szCs w:val="20"/>
          </w:rPr>
          <w:t xml:space="preserve"> </w:t>
        </w:r>
      </w:ins>
    </w:p>
    <w:p w14:paraId="5E185BB3" w14:textId="658511CF" w:rsidR="00461801" w:rsidRDefault="00147485" w:rsidP="00DF5F9B">
      <w:pPr>
        <w:pStyle w:val="NormalWeb"/>
        <w:shd w:val="clear" w:color="auto" w:fill="FFFFFF"/>
        <w:ind w:left="360"/>
        <w:rPr>
          <w:ins w:id="386" w:author="Gary Clark" w:date="2018-04-11T15:07:00Z"/>
          <w:rFonts w:ascii="Segoe UI" w:hAnsi="Segoe UI" w:cs="Segoe UI"/>
          <w:color w:val="212121"/>
          <w:sz w:val="20"/>
          <w:szCs w:val="20"/>
        </w:rPr>
        <w:pPrChange w:id="387" w:author="Gary Clark" w:date="2018-04-11T15:17:00Z">
          <w:pPr>
            <w:pStyle w:val="NormalWeb"/>
            <w:shd w:val="clear" w:color="auto" w:fill="FFFFFF"/>
            <w:ind w:left="360"/>
          </w:pPr>
        </w:pPrChange>
      </w:pPr>
      <w:ins w:id="388" w:author="Gary Clark" w:date="2018-04-11T15:26:00Z">
        <w:r>
          <w:rPr>
            <w:rFonts w:ascii="Segoe UI" w:hAnsi="Segoe UI" w:cs="Segoe UI"/>
            <w:noProof/>
            <w:color w:val="212121"/>
            <w:sz w:val="20"/>
            <w:szCs w:val="20"/>
          </w:rPr>
          <mc:AlternateContent>
            <mc:Choice Requires="wpi">
              <w:drawing>
                <wp:anchor distT="0" distB="0" distL="114300" distR="114300" simplePos="0" relativeHeight="251668480" behindDoc="0" locked="0" layoutInCell="1" allowOverlap="1" wp14:anchorId="3D092F68" wp14:editId="475C3F07">
                  <wp:simplePos x="0" y="0"/>
                  <wp:positionH relativeFrom="column">
                    <wp:posOffset>4781020</wp:posOffset>
                  </wp:positionH>
                  <wp:positionV relativeFrom="paragraph">
                    <wp:posOffset>444160</wp:posOffset>
                  </wp:positionV>
                  <wp:extent cx="763200" cy="502560"/>
                  <wp:effectExtent l="76200" t="76200" r="113665" b="107315"/>
                  <wp:wrapNone/>
                  <wp:docPr id="33" name="Ink 33"/>
                  <wp:cNvGraphicFramePr/>
                  <a:graphic xmlns:a="http://schemas.openxmlformats.org/drawingml/2006/main">
                    <a:graphicData uri="http://schemas.microsoft.com/office/word/2010/wordprocessingInk">
                      <w14:contentPart bwMode="auto" r:id="rId28">
                        <w14:nvContentPartPr>
                          <w14:cNvContentPartPr/>
                        </w14:nvContentPartPr>
                        <w14:xfrm>
                          <a:off x="0" y="0"/>
                          <a:ext cx="763200" cy="502560"/>
                        </w14:xfrm>
                      </w14:contentPart>
                    </a:graphicData>
                  </a:graphic>
                </wp:anchor>
              </w:drawing>
            </mc:Choice>
            <mc:Fallback>
              <w:pict>
                <v:shape w14:anchorId="34165049" id="Ink 33" o:spid="_x0000_s1026" type="#_x0000_t75" style="position:absolute;margin-left:373.15pt;margin-top:31.65pt;width:66.75pt;height:46.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">
                  <v:imagedata r:id="rId29" o:title=""/>
                </v:shape>
              </w:pict>
            </mc:Fallback>
          </mc:AlternateContent>
        </w:r>
      </w:ins>
      <w:ins w:id="389" w:author="Gary Clark" w:date="2018-04-11T15:18:00Z">
        <w:r w:rsidR="00161E6B">
          <w:rPr>
            <w:rFonts w:ascii="Segoe UI" w:hAnsi="Segoe UI" w:cs="Segoe UI"/>
            <w:noProof/>
            <w:color w:val="212121"/>
            <w:sz w:val="20"/>
            <w:szCs w:val="20"/>
          </w:rPr>
          <w:drawing>
            <wp:inline distT="0" distB="0" distL="0" distR="0" wp14:anchorId="02F8AE2F" wp14:editId="30BA042E">
              <wp:extent cx="6375400" cy="358439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rt Lab Shot.jpg"/>
                      <pic:cNvPicPr/>
                    </pic:nvPicPr>
                    <pic:blipFill>
                      <a:blip r:embed="rId30">
                        <a:extLst>
                          <a:ext uri="{28A0092B-C50C-407E-A947-70E740481C1C}">
                            <a14:useLocalDpi xmlns:a14="http://schemas.microsoft.com/office/drawing/2010/main" val="0"/>
                          </a:ext>
                        </a:extLst>
                      </a:blip>
                      <a:stretch>
                        <a:fillRect/>
                      </a:stretch>
                    </pic:blipFill>
                    <pic:spPr>
                      <a:xfrm>
                        <a:off x="0" y="0"/>
                        <a:ext cx="6383191" cy="3588773"/>
                      </a:xfrm>
                      <a:prstGeom prst="rect">
                        <a:avLst/>
                      </a:prstGeom>
                    </pic:spPr>
                  </pic:pic>
                </a:graphicData>
              </a:graphic>
            </wp:inline>
          </w:drawing>
        </w:r>
      </w:ins>
    </w:p>
    <w:p w14:paraId="1F11B271" w14:textId="77777777" w:rsidR="00461801" w:rsidRDefault="00461801" w:rsidP="00461801">
      <w:pPr>
        <w:pStyle w:val="NormalWeb"/>
        <w:shd w:val="clear" w:color="auto" w:fill="FFFFFF"/>
        <w:rPr>
          <w:ins w:id="390" w:author="Gary Clark" w:date="2018-04-11T15:07:00Z"/>
          <w:rFonts w:ascii="Segoe UI" w:hAnsi="Segoe UI" w:cs="Segoe UI"/>
          <w:color w:val="212121"/>
          <w:sz w:val="20"/>
          <w:szCs w:val="20"/>
        </w:rPr>
        <w:pPrChange w:id="391" w:author="Gary Clark" w:date="2018-04-11T15:07:00Z">
          <w:pPr>
            <w:pStyle w:val="NormalWeb"/>
            <w:shd w:val="clear" w:color="auto" w:fill="FFFFFF"/>
            <w:ind w:left="360"/>
          </w:pPr>
        </w:pPrChange>
      </w:pPr>
    </w:p>
    <w:p w14:paraId="17AD1F8F" w14:textId="35514C96" w:rsidR="00461801" w:rsidRDefault="0066464D" w:rsidP="00461801">
      <w:pPr>
        <w:pStyle w:val="NormalWeb"/>
        <w:numPr>
          <w:ilvl w:val="0"/>
          <w:numId w:val="13"/>
        </w:numPr>
        <w:shd w:val="clear" w:color="auto" w:fill="FFFFFF"/>
        <w:rPr>
          <w:ins w:id="392" w:author="Gary Clark" w:date="2018-04-11T15:07:00Z"/>
          <w:rFonts w:ascii="Segoe UI" w:hAnsi="Segoe UI" w:cs="Segoe UI"/>
          <w:color w:val="212121"/>
          <w:sz w:val="20"/>
          <w:szCs w:val="20"/>
        </w:rPr>
        <w:pPrChange w:id="393" w:author="Gary Clark" w:date="2018-04-11T15:07:00Z">
          <w:pPr>
            <w:pStyle w:val="NormalWeb"/>
            <w:shd w:val="clear" w:color="auto" w:fill="FFFFFF"/>
            <w:ind w:left="360"/>
          </w:pPr>
        </w:pPrChange>
      </w:pPr>
      <w:ins w:id="394" w:author="Gary Clark" w:date="2018-04-11T15:18:00Z">
        <w:r>
          <w:rPr>
            <w:rFonts w:ascii="Segoe UI" w:hAnsi="Segoe UI" w:cs="Segoe UI"/>
            <w:color w:val="212121"/>
            <w:sz w:val="20"/>
            <w:szCs w:val="20"/>
          </w:rPr>
          <w:t>After you have activated your lab for the first time, you will</w:t>
        </w:r>
      </w:ins>
      <w:ins w:id="395" w:author="Gary Clark" w:date="2018-04-11T15:07:00Z">
        <w:r>
          <w:rPr>
            <w:rFonts w:ascii="Segoe UI" w:hAnsi="Segoe UI" w:cs="Segoe UI"/>
            <w:color w:val="212121"/>
            <w:sz w:val="20"/>
            <w:szCs w:val="20"/>
          </w:rPr>
          <w:t xml:space="preserve"> a</w:t>
        </w:r>
        <w:r w:rsidR="00461801">
          <w:rPr>
            <w:rFonts w:ascii="Segoe UI" w:hAnsi="Segoe UI" w:cs="Segoe UI"/>
            <w:color w:val="212121"/>
            <w:sz w:val="20"/>
            <w:szCs w:val="20"/>
          </w:rPr>
          <w:t>ccess</w:t>
        </w:r>
      </w:ins>
      <w:ins w:id="396" w:author="Gary Clark" w:date="2018-04-11T15:12:00Z">
        <w:r w:rsidR="00834269">
          <w:rPr>
            <w:rFonts w:ascii="Segoe UI" w:hAnsi="Segoe UI" w:cs="Segoe UI"/>
            <w:color w:val="212121"/>
            <w:sz w:val="20"/>
            <w:szCs w:val="20"/>
          </w:rPr>
          <w:t xml:space="preserve"> </w:t>
        </w:r>
      </w:ins>
      <w:ins w:id="397" w:author="Gary Clark" w:date="2018-04-11T15:13:00Z">
        <w:r w:rsidR="00834269">
          <w:rPr>
            <w:rFonts w:ascii="Segoe UI" w:hAnsi="Segoe UI" w:cs="Segoe UI"/>
            <w:color w:val="212121"/>
            <w:sz w:val="20"/>
            <w:szCs w:val="20"/>
          </w:rPr>
          <w:t>your AWS Starter Account by clicking on the big yellow ‘</w:t>
        </w:r>
        <w:r w:rsidR="00834269" w:rsidRPr="00A43DDD">
          <w:rPr>
            <w:rFonts w:ascii="Segoe UI" w:hAnsi="Segoe UI" w:cs="Segoe UI"/>
            <w:b/>
            <w:color w:val="212121"/>
            <w:sz w:val="20"/>
            <w:szCs w:val="20"/>
            <w:rPrChange w:id="398" w:author="Gary Clark" w:date="2018-04-11T15:27:00Z">
              <w:rPr>
                <w:rFonts w:ascii="Segoe UI" w:hAnsi="Segoe UI" w:cs="Segoe UI"/>
                <w:color w:val="212121"/>
                <w:sz w:val="20"/>
                <w:szCs w:val="20"/>
              </w:rPr>
            </w:rPrChange>
          </w:rPr>
          <w:t>Open Console’</w:t>
        </w:r>
        <w:r w:rsidR="00834269">
          <w:rPr>
            <w:rFonts w:ascii="Segoe UI" w:hAnsi="Segoe UI" w:cs="Segoe UI"/>
            <w:color w:val="212121"/>
            <w:sz w:val="20"/>
            <w:szCs w:val="20"/>
          </w:rPr>
          <w:t xml:space="preserve"> button</w:t>
        </w:r>
      </w:ins>
      <w:ins w:id="399" w:author="Gary Clark" w:date="2018-04-11T15:33:00Z">
        <w:r w:rsidR="001E129A">
          <w:rPr>
            <w:rFonts w:ascii="Segoe UI" w:hAnsi="Segoe UI" w:cs="Segoe UI"/>
            <w:color w:val="212121"/>
            <w:sz w:val="20"/>
            <w:szCs w:val="20"/>
          </w:rPr>
          <w:t xml:space="preserve"> (ignore the ‘Hit the Start Lab button to get started’)</w:t>
        </w:r>
      </w:ins>
      <w:bookmarkStart w:id="400" w:name="_GoBack"/>
      <w:bookmarkEnd w:id="400"/>
      <w:ins w:id="401" w:author="Gary Clark" w:date="2018-04-11T15:13:00Z">
        <w:r w:rsidR="00834269">
          <w:rPr>
            <w:rFonts w:ascii="Segoe UI" w:hAnsi="Segoe UI" w:cs="Segoe UI"/>
            <w:color w:val="212121"/>
            <w:sz w:val="20"/>
            <w:szCs w:val="20"/>
          </w:rPr>
          <w:t xml:space="preserve">.  Do </w:t>
        </w:r>
        <w:r w:rsidR="00834269" w:rsidRPr="009E3C2B">
          <w:rPr>
            <w:rFonts w:ascii="Segoe UI" w:hAnsi="Segoe UI" w:cs="Segoe UI"/>
            <w:b/>
            <w:color w:val="212121"/>
            <w:sz w:val="20"/>
            <w:szCs w:val="20"/>
            <w:rPrChange w:id="402" w:author="Gary Clark" w:date="2018-04-11T15:14:00Z">
              <w:rPr>
                <w:rFonts w:ascii="Segoe UI" w:hAnsi="Segoe UI" w:cs="Segoe UI"/>
                <w:color w:val="212121"/>
                <w:sz w:val="20"/>
                <w:szCs w:val="20"/>
              </w:rPr>
            </w:rPrChange>
          </w:rPr>
          <w:t>not</w:t>
        </w:r>
        <w:r w:rsidR="00834269">
          <w:rPr>
            <w:rFonts w:ascii="Segoe UI" w:hAnsi="Segoe UI" w:cs="Segoe UI"/>
            <w:color w:val="212121"/>
            <w:sz w:val="20"/>
            <w:szCs w:val="20"/>
          </w:rPr>
          <w:t xml:space="preserve"> click on ‘End Lab’</w:t>
        </w:r>
        <w:r w:rsidR="009E3C2B">
          <w:rPr>
            <w:rFonts w:ascii="Segoe UI" w:hAnsi="Segoe UI" w:cs="Segoe UI"/>
            <w:color w:val="212121"/>
            <w:sz w:val="20"/>
            <w:szCs w:val="20"/>
          </w:rPr>
          <w:t xml:space="preserve"> at the</w:t>
        </w:r>
        <w:r w:rsidR="00834269">
          <w:rPr>
            <w:rFonts w:ascii="Segoe UI" w:hAnsi="Segoe UI" w:cs="Segoe UI"/>
            <w:color w:val="212121"/>
            <w:sz w:val="20"/>
            <w:szCs w:val="20"/>
          </w:rPr>
          <w:t xml:space="preserve"> end of your session – the </w:t>
        </w:r>
      </w:ins>
      <w:ins w:id="403" w:author="Gary Clark" w:date="2018-04-11T15:14:00Z">
        <w:r w:rsidR="00834269">
          <w:rPr>
            <w:rFonts w:ascii="Segoe UI" w:hAnsi="Segoe UI" w:cs="Segoe UI"/>
            <w:color w:val="212121"/>
            <w:sz w:val="20"/>
            <w:szCs w:val="20"/>
          </w:rPr>
          <w:t>‘End Lab’ button</w:t>
        </w:r>
      </w:ins>
      <w:ins w:id="404" w:author="Gary Clark" w:date="2018-04-11T15:13:00Z">
        <w:r w:rsidR="00834269">
          <w:rPr>
            <w:rFonts w:ascii="Segoe UI" w:hAnsi="Segoe UI" w:cs="Segoe UI"/>
            <w:color w:val="212121"/>
            <w:sz w:val="20"/>
            <w:szCs w:val="20"/>
          </w:rPr>
          <w:t xml:space="preserve"> permanently terminates your Starter Account!</w:t>
        </w:r>
      </w:ins>
      <w:ins w:id="405" w:author="Gary Clark" w:date="2018-04-11T15:15:00Z">
        <w:r w:rsidR="009E3C2B">
          <w:rPr>
            <w:rFonts w:ascii="Segoe UI" w:hAnsi="Segoe UI" w:cs="Segoe UI"/>
            <w:color w:val="212121"/>
            <w:sz w:val="20"/>
            <w:szCs w:val="20"/>
          </w:rPr>
          <w:t xml:space="preserve"> </w:t>
        </w:r>
        <w:r w:rsidR="00DF5F9B">
          <w:rPr>
            <w:rFonts w:ascii="Segoe UI" w:hAnsi="Segoe UI" w:cs="Segoe UI"/>
            <w:color w:val="212121"/>
            <w:sz w:val="20"/>
            <w:szCs w:val="20"/>
          </w:rPr>
          <w:t xml:space="preserve">Big </w:t>
        </w:r>
        <w:r w:rsidR="009E3C2B">
          <w:rPr>
            <w:rFonts w:ascii="Segoe UI" w:hAnsi="Segoe UI" w:cs="Segoe UI"/>
            <w:color w:val="212121"/>
            <w:sz w:val="20"/>
            <w:szCs w:val="20"/>
          </w:rPr>
          <w:t>Oooops!</w:t>
        </w:r>
      </w:ins>
    </w:p>
    <w:p w14:paraId="0BCB9B9E" w14:textId="77E86075" w:rsidR="00461801" w:rsidRDefault="009E56D1" w:rsidP="00461801">
      <w:pPr>
        <w:pStyle w:val="NormalWeb"/>
        <w:shd w:val="clear" w:color="auto" w:fill="FFFFFF"/>
        <w:ind w:left="360"/>
        <w:rPr>
          <w:ins w:id="406" w:author="Gary Clark" w:date="2018-04-11T15:08:00Z"/>
          <w:rFonts w:ascii="Segoe UI" w:hAnsi="Segoe UI" w:cs="Segoe UI"/>
          <w:color w:val="212121"/>
          <w:sz w:val="20"/>
          <w:szCs w:val="20"/>
        </w:rPr>
        <w:pPrChange w:id="407" w:author="Gary Clark" w:date="2018-04-11T15:07:00Z">
          <w:pPr>
            <w:pStyle w:val="NormalWeb"/>
            <w:shd w:val="clear" w:color="auto" w:fill="FFFFFF"/>
            <w:ind w:left="360"/>
          </w:pPr>
        </w:pPrChange>
      </w:pPr>
      <w:ins w:id="408" w:author="Gary Clark" w:date="2018-04-11T15:11:00Z">
        <w:r>
          <w:rPr>
            <w:rFonts w:ascii="Segoe UI" w:hAnsi="Segoe UI" w:cs="Segoe UI"/>
            <w:noProof/>
            <w:color w:val="212121"/>
            <w:sz w:val="20"/>
            <w:szCs w:val="20"/>
          </w:rPr>
          <mc:AlternateContent>
            <mc:Choice Requires="wpi">
              <w:drawing>
                <wp:anchor distT="0" distB="0" distL="114300" distR="114300" simplePos="0" relativeHeight="251666432" behindDoc="0" locked="0" layoutInCell="1" allowOverlap="1" wp14:anchorId="28C96CFB" wp14:editId="58D39180">
                  <wp:simplePos x="0" y="0"/>
                  <wp:positionH relativeFrom="column">
                    <wp:posOffset>723820</wp:posOffset>
                  </wp:positionH>
                  <wp:positionV relativeFrom="paragraph">
                    <wp:posOffset>2094920</wp:posOffset>
                  </wp:positionV>
                  <wp:extent cx="1588560" cy="51840"/>
                  <wp:effectExtent l="0" t="76200" r="31115" b="100965"/>
                  <wp:wrapNone/>
                  <wp:docPr id="30"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1588560" cy="51840"/>
                        </w14:xfrm>
                      </w14:contentPart>
                    </a:graphicData>
                  </a:graphic>
                </wp:anchor>
              </w:drawing>
            </mc:Choice>
            <mc:Fallback>
              <w:pict>
                <v:shape w14:anchorId="67201666" id="Ink 30" o:spid="_x0000_s1026" type="#_x0000_t75" style="position:absolute;margin-left:53.7pt;margin-top:161.6pt;width:131.7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">
                  <v:imagedata r:id="rId32" o:title=""/>
                </v:shape>
              </w:pict>
            </mc:Fallback>
          </mc:AlternateContent>
        </w:r>
        <w:r>
          <w:rPr>
            <w:rFonts w:ascii="Segoe UI" w:hAnsi="Segoe UI" w:cs="Segoe UI"/>
            <w:noProof/>
            <w:color w:val="212121"/>
            <w:sz w:val="20"/>
            <w:szCs w:val="20"/>
          </w:rPr>
          <mc:AlternateContent>
            <mc:Choice Requires="wpi">
              <w:drawing>
                <wp:anchor distT="0" distB="0" distL="114300" distR="114300" simplePos="0" relativeHeight="251665408" behindDoc="0" locked="0" layoutInCell="1" allowOverlap="1" wp14:anchorId="31FE57D9" wp14:editId="2C1A6FD0">
                  <wp:simplePos x="0" y="0"/>
                  <wp:positionH relativeFrom="column">
                    <wp:posOffset>743260</wp:posOffset>
                  </wp:positionH>
                  <wp:positionV relativeFrom="paragraph">
                    <wp:posOffset>1777640</wp:posOffset>
                  </wp:positionV>
                  <wp:extent cx="1041120" cy="13680"/>
                  <wp:effectExtent l="38100" t="76200" r="64135" b="100965"/>
                  <wp:wrapNone/>
                  <wp:docPr id="29" name="Ink 29"/>
                  <wp:cNvGraphicFramePr/>
                  <a:graphic xmlns:a="http://schemas.openxmlformats.org/drawingml/2006/main">
                    <a:graphicData uri="http://schemas.microsoft.com/office/word/2010/wordprocessingInk">
                      <w14:contentPart bwMode="auto" r:id="rId33">
                        <w14:nvContentPartPr>
                          <w14:cNvContentPartPr/>
                        </w14:nvContentPartPr>
                        <w14:xfrm>
                          <a:off x="0" y="0"/>
                          <a:ext cx="1041120" cy="13680"/>
                        </w14:xfrm>
                      </w14:contentPart>
                    </a:graphicData>
                  </a:graphic>
                </wp:anchor>
              </w:drawing>
            </mc:Choice>
            <mc:Fallback>
              <w:pict>
                <v:shape w14:anchorId="7277595A" id="Ink 29" o:spid="_x0000_s1026" type="#_x0000_t75" style="position:absolute;margin-left:55.2pt;margin-top:136.55pt;width:88.6pt;height:7.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">
                  <v:imagedata r:id="rId34" o:title=""/>
                </v:shape>
              </w:pict>
            </mc:Fallback>
          </mc:AlternateContent>
        </w:r>
      </w:ins>
      <w:ins w:id="409" w:author="Gary Clark" w:date="2018-04-11T15:07:00Z">
        <w:r w:rsidR="00461801">
          <w:rPr>
            <w:rFonts w:ascii="Segoe UI" w:hAnsi="Segoe UI" w:cs="Segoe UI"/>
            <w:noProof/>
            <w:color w:val="212121"/>
            <w:sz w:val="20"/>
            <w:szCs w:val="20"/>
          </w:rPr>
          <w:drawing>
            <wp:inline distT="0" distB="0" distL="0" distR="0" wp14:anchorId="3926AD70" wp14:editId="5AF0BCC0">
              <wp:extent cx="6686894" cy="2311519"/>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282679.tmp"/>
                      <pic:cNvPicPr/>
                    </pic:nvPicPr>
                    <pic:blipFill>
                      <a:blip r:embed="rId35">
                        <a:extLst>
                          <a:ext uri="{28A0092B-C50C-407E-A947-70E740481C1C}">
                            <a14:useLocalDpi xmlns:a14="http://schemas.microsoft.com/office/drawing/2010/main" val="0"/>
                          </a:ext>
                        </a:extLst>
                      </a:blip>
                      <a:stretch>
                        <a:fillRect/>
                      </a:stretch>
                    </pic:blipFill>
                    <pic:spPr>
                      <a:xfrm>
                        <a:off x="0" y="0"/>
                        <a:ext cx="6686894" cy="2311519"/>
                      </a:xfrm>
                      <a:prstGeom prst="rect">
                        <a:avLst/>
                      </a:prstGeom>
                    </pic:spPr>
                  </pic:pic>
                </a:graphicData>
              </a:graphic>
            </wp:inline>
          </w:drawing>
        </w:r>
      </w:ins>
    </w:p>
    <w:p w14:paraId="190D5DBC" w14:textId="77777777" w:rsidR="00461801" w:rsidRDefault="00461801" w:rsidP="00461801">
      <w:pPr>
        <w:pStyle w:val="NormalWeb"/>
        <w:shd w:val="clear" w:color="auto" w:fill="FFFFFF"/>
        <w:ind w:left="360"/>
        <w:rPr>
          <w:ins w:id="410" w:author="Gary Clark" w:date="2018-04-11T15:08:00Z"/>
          <w:rFonts w:ascii="Segoe UI" w:hAnsi="Segoe UI" w:cs="Segoe UI"/>
          <w:color w:val="212121"/>
          <w:sz w:val="20"/>
          <w:szCs w:val="20"/>
        </w:rPr>
        <w:pPrChange w:id="411" w:author="Gary Clark" w:date="2018-04-11T15:07:00Z">
          <w:pPr>
            <w:pStyle w:val="NormalWeb"/>
            <w:shd w:val="clear" w:color="auto" w:fill="FFFFFF"/>
            <w:ind w:left="360"/>
          </w:pPr>
        </w:pPrChange>
      </w:pPr>
    </w:p>
    <w:p w14:paraId="5FA34570" w14:textId="276B01E6" w:rsidR="00461801" w:rsidRDefault="00461801" w:rsidP="00461801">
      <w:pPr>
        <w:pStyle w:val="NormalWeb"/>
        <w:numPr>
          <w:ilvl w:val="0"/>
          <w:numId w:val="13"/>
        </w:numPr>
        <w:shd w:val="clear" w:color="auto" w:fill="FFFFFF"/>
        <w:rPr>
          <w:ins w:id="412" w:author="Gary Clark" w:date="2018-04-11T15:08:00Z"/>
          <w:rFonts w:ascii="Segoe UI" w:hAnsi="Segoe UI" w:cs="Segoe UI"/>
          <w:color w:val="212121"/>
          <w:sz w:val="20"/>
          <w:szCs w:val="20"/>
        </w:rPr>
        <w:pPrChange w:id="413" w:author="Gary Clark" w:date="2018-04-11T15:08:00Z">
          <w:pPr>
            <w:pStyle w:val="NormalWeb"/>
            <w:shd w:val="clear" w:color="auto" w:fill="FFFFFF"/>
            <w:ind w:left="360"/>
          </w:pPr>
        </w:pPrChange>
      </w:pPr>
      <w:ins w:id="414" w:author="Gary Clark" w:date="2018-04-11T15:08:00Z">
        <w:r>
          <w:rPr>
            <w:rFonts w:ascii="Segoe UI" w:hAnsi="Segoe UI" w:cs="Segoe UI"/>
            <w:color w:val="212121"/>
            <w:sz w:val="20"/>
            <w:szCs w:val="20"/>
          </w:rPr>
          <w:t xml:space="preserve"> AWS Console</w:t>
        </w:r>
      </w:ins>
      <w:ins w:id="415" w:author="Gary Clark" w:date="2018-04-11T15:19:00Z">
        <w:r w:rsidR="00FD5C5A">
          <w:rPr>
            <w:rFonts w:ascii="Segoe UI" w:hAnsi="Segoe UI" w:cs="Segoe UI"/>
            <w:color w:val="212121"/>
            <w:sz w:val="20"/>
            <w:szCs w:val="20"/>
          </w:rPr>
          <w:t xml:space="preserve"> – the below screenshot shows your AWS Console once you’ve clicked on ‘Open Console’.</w:t>
        </w:r>
      </w:ins>
      <w:ins w:id="416" w:author="Gary Clark" w:date="2018-04-11T15:28:00Z">
        <w:r w:rsidR="00A1367E">
          <w:rPr>
            <w:rFonts w:ascii="Segoe UI" w:hAnsi="Segoe UI" w:cs="Segoe UI"/>
            <w:color w:val="212121"/>
            <w:sz w:val="20"/>
            <w:szCs w:val="20"/>
          </w:rPr>
          <w:t xml:space="preserve">  To log out of your AWS Console, click on the ‘down arrow’ (circled in red in the screenshot below) and select </w:t>
        </w:r>
      </w:ins>
      <w:ins w:id="417" w:author="Gary Clark" w:date="2018-04-11T15:29:00Z">
        <w:r w:rsidR="00A1367E">
          <w:rPr>
            <w:rFonts w:ascii="Segoe UI" w:hAnsi="Segoe UI" w:cs="Segoe UI"/>
            <w:color w:val="212121"/>
            <w:sz w:val="20"/>
            <w:szCs w:val="20"/>
          </w:rPr>
          <w:t xml:space="preserve">‘Logoff’ </w:t>
        </w:r>
        <w:r w:rsidR="00A1367E" w:rsidRPr="008131EB">
          <w:rPr>
            <w:rFonts w:ascii="Segoe UI" w:hAnsi="Segoe UI" w:cs="Segoe UI"/>
            <w:color w:val="212121"/>
            <w:sz w:val="22"/>
            <w:szCs w:val="22"/>
            <w:rPrChange w:id="418" w:author="Gary Clark" w:date="2018-04-11T15:30:00Z">
              <w:rPr>
                <w:rFonts w:ascii="Segoe UI" w:hAnsi="Segoe UI" w:cs="Segoe UI"/>
                <w:color w:val="212121"/>
                <w:sz w:val="20"/>
                <w:szCs w:val="20"/>
              </w:rPr>
            </w:rPrChange>
          </w:rPr>
          <w:t>from the drop down menu</w:t>
        </w:r>
        <w:r w:rsidR="00A1367E">
          <w:rPr>
            <w:rFonts w:ascii="Segoe UI" w:hAnsi="Segoe UI" w:cs="Segoe UI"/>
            <w:color w:val="212121"/>
            <w:sz w:val="20"/>
            <w:szCs w:val="20"/>
          </w:rPr>
          <w:t xml:space="preserve">. </w:t>
        </w:r>
      </w:ins>
      <w:ins w:id="419" w:author="Gary Clark" w:date="2018-04-11T15:30:00Z">
        <w:r w:rsidR="008131EB">
          <w:rPr>
            <w:rFonts w:ascii="Segoe UI" w:hAnsi="Segoe UI" w:cs="Segoe UI"/>
            <w:color w:val="212121"/>
            <w:sz w:val="20"/>
            <w:szCs w:val="20"/>
          </w:rPr>
          <w:t xml:space="preserve">    </w:t>
        </w:r>
      </w:ins>
      <w:ins w:id="420" w:author="Gary Clark" w:date="2018-04-11T15:29:00Z">
        <w:r w:rsidR="00A1367E">
          <w:rPr>
            <w:rFonts w:ascii="Segoe UI" w:hAnsi="Segoe UI" w:cs="Segoe UI"/>
            <w:color w:val="212121"/>
            <w:sz w:val="20"/>
            <w:szCs w:val="20"/>
          </w:rPr>
          <w:t xml:space="preserve"> </w:t>
        </w:r>
        <w:r w:rsidR="00A1367E" w:rsidRPr="00A1367E">
          <w:rPr>
            <w:rFonts w:ascii="Segoe UI" w:hAnsi="Segoe UI" w:cs="Segoe UI"/>
            <w:b/>
            <w:color w:val="212121"/>
            <w:sz w:val="22"/>
            <w:szCs w:val="22"/>
            <w:rPrChange w:id="421" w:author="Gary Clark" w:date="2018-04-11T15:29:00Z">
              <w:rPr>
                <w:rFonts w:ascii="Segoe UI" w:hAnsi="Segoe UI" w:cs="Segoe UI"/>
                <w:b/>
                <w:color w:val="212121"/>
              </w:rPr>
            </w:rPrChange>
          </w:rPr>
          <w:t>Again,</w:t>
        </w:r>
        <w:r w:rsidR="00A1367E" w:rsidRPr="00A65E24">
          <w:rPr>
            <w:rFonts w:ascii="Segoe UI" w:hAnsi="Segoe UI" w:cs="Segoe UI"/>
            <w:b/>
            <w:color w:val="212121"/>
          </w:rPr>
          <w:t xml:space="preserve"> </w:t>
        </w:r>
        <w:r w:rsidR="00A1367E" w:rsidRPr="00A1367E">
          <w:rPr>
            <w:rFonts w:ascii="Segoe UI" w:hAnsi="Segoe UI" w:cs="Segoe UI"/>
            <w:b/>
            <w:color w:val="212121"/>
            <w:sz w:val="28"/>
            <w:szCs w:val="28"/>
            <w:rPrChange w:id="422" w:author="Gary Clark" w:date="2018-04-11T15:30:00Z">
              <w:rPr>
                <w:rFonts w:ascii="Segoe UI" w:hAnsi="Segoe UI" w:cs="Segoe UI"/>
                <w:b/>
                <w:color w:val="212121"/>
              </w:rPr>
            </w:rPrChange>
          </w:rPr>
          <w:t>don’t</w:t>
        </w:r>
        <w:r w:rsidR="00A1367E" w:rsidRPr="00A65E24">
          <w:rPr>
            <w:rFonts w:ascii="Segoe UI" w:hAnsi="Segoe UI" w:cs="Segoe UI"/>
            <w:b/>
            <w:color w:val="212121"/>
          </w:rPr>
          <w:t xml:space="preserve"> </w:t>
        </w:r>
        <w:r w:rsidR="00A1367E" w:rsidRPr="00A1367E">
          <w:rPr>
            <w:rFonts w:ascii="Segoe UI" w:hAnsi="Segoe UI" w:cs="Segoe UI"/>
            <w:b/>
            <w:color w:val="212121"/>
            <w:sz w:val="22"/>
            <w:szCs w:val="22"/>
            <w:rPrChange w:id="423" w:author="Gary Clark" w:date="2018-04-11T15:30:00Z">
              <w:rPr>
                <w:rFonts w:ascii="Segoe UI" w:hAnsi="Segoe UI" w:cs="Segoe UI"/>
                <w:b/>
                <w:color w:val="212121"/>
              </w:rPr>
            </w:rPrChange>
          </w:rPr>
          <w:t>click on the red ‘End Lab’ button</w:t>
        </w:r>
        <w:r w:rsidR="00A1367E">
          <w:rPr>
            <w:rFonts w:ascii="Segoe UI" w:hAnsi="Segoe UI" w:cs="Segoe UI"/>
            <w:color w:val="212121"/>
            <w:sz w:val="20"/>
            <w:szCs w:val="20"/>
          </w:rPr>
          <w:t>.</w:t>
        </w:r>
      </w:ins>
    </w:p>
    <w:p w14:paraId="211033F3" w14:textId="0D439A45" w:rsidR="009042C1" w:rsidRDefault="00A43DDD" w:rsidP="00461801">
      <w:pPr>
        <w:pStyle w:val="NormalWeb"/>
        <w:shd w:val="clear" w:color="auto" w:fill="FFFFFF"/>
        <w:ind w:left="360"/>
        <w:rPr>
          <w:ins w:id="424" w:author="Gary Clark" w:date="2018-04-11T15:20:00Z"/>
          <w:rFonts w:ascii="Segoe UI" w:hAnsi="Segoe UI" w:cs="Segoe UI"/>
          <w:color w:val="212121"/>
          <w:sz w:val="20"/>
          <w:szCs w:val="20"/>
        </w:rPr>
        <w:pPrChange w:id="425" w:author="Gary Clark" w:date="2018-04-11T15:08:00Z">
          <w:pPr>
            <w:pStyle w:val="NormalWeb"/>
            <w:shd w:val="clear" w:color="auto" w:fill="FFFFFF"/>
            <w:ind w:left="360"/>
          </w:pPr>
        </w:pPrChange>
      </w:pPr>
      <w:ins w:id="426" w:author="Gary Clark" w:date="2018-04-11T15:28:00Z">
        <w:r>
          <w:rPr>
            <w:rFonts w:ascii="Segoe UI" w:hAnsi="Segoe UI" w:cs="Segoe UI"/>
            <w:noProof/>
            <w:color w:val="212121"/>
            <w:sz w:val="20"/>
            <w:szCs w:val="20"/>
          </w:rPr>
          <mc:AlternateContent>
            <mc:Choice Requires="wpi">
              <w:drawing>
                <wp:anchor distT="0" distB="0" distL="114300" distR="114300" simplePos="0" relativeHeight="251670528" behindDoc="0" locked="0" layoutInCell="1" allowOverlap="1" wp14:anchorId="575C3D47" wp14:editId="2151DEFA">
                  <wp:simplePos x="0" y="0"/>
                  <wp:positionH relativeFrom="column">
                    <wp:posOffset>4152900</wp:posOffset>
                  </wp:positionH>
                  <wp:positionV relativeFrom="paragraph">
                    <wp:posOffset>-152400</wp:posOffset>
                  </wp:positionV>
                  <wp:extent cx="1365770" cy="457920"/>
                  <wp:effectExtent l="76200" t="57150" r="63500" b="56515"/>
                  <wp:wrapNone/>
                  <wp:docPr id="35" name="Ink 35"/>
                  <wp:cNvGraphicFramePr/>
                  <a:graphic xmlns:a="http://schemas.openxmlformats.org/drawingml/2006/main">
                    <a:graphicData uri="http://schemas.microsoft.com/office/word/2010/wordprocessingInk">
                      <w14:contentPart bwMode="auto" r:id="rId36">
                        <w14:nvContentPartPr>
                          <w14:cNvContentPartPr/>
                        </w14:nvContentPartPr>
                        <w14:xfrm>
                          <a:off x="0" y="0"/>
                          <a:ext cx="1365770" cy="457920"/>
                        </w14:xfrm>
                      </w14:contentPart>
                    </a:graphicData>
                  </a:graphic>
                </wp:anchor>
              </w:drawing>
            </mc:Choice>
            <mc:Fallback>
              <w:pict>
                <v:shape w14:anchorId="5188E223" id="Ink 35" o:spid="_x0000_s1026" type="#_x0000_t75" style="position:absolute;margin-left:323.7pt;margin-top:-13pt;width:111.85pt;height:38.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">
                  <v:imagedata r:id="rId37" o:title=""/>
                </v:shape>
              </w:pict>
            </mc:Fallback>
          </mc:AlternateContent>
        </w:r>
      </w:ins>
      <w:ins w:id="427" w:author="Gary Clark" w:date="2018-04-11T15:09:00Z">
        <w:r w:rsidR="00461801">
          <w:rPr>
            <w:rFonts w:ascii="Segoe UI" w:hAnsi="Segoe UI" w:cs="Segoe UI"/>
            <w:noProof/>
            <w:color w:val="212121"/>
            <w:sz w:val="20"/>
            <w:szCs w:val="20"/>
          </w:rPr>
          <w:drawing>
            <wp:inline distT="0" distB="0" distL="0" distR="0" wp14:anchorId="3983BD20" wp14:editId="79B65966">
              <wp:extent cx="6553537" cy="4222967"/>
              <wp:effectExtent l="0" t="0" r="0" b="635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2866D9.tmp"/>
                      <pic:cNvPicPr/>
                    </pic:nvPicPr>
                    <pic:blipFill>
                      <a:blip r:embed="rId38">
                        <a:extLst>
                          <a:ext uri="{28A0092B-C50C-407E-A947-70E740481C1C}">
                            <a14:useLocalDpi xmlns:a14="http://schemas.microsoft.com/office/drawing/2010/main" val="0"/>
                          </a:ext>
                        </a:extLst>
                      </a:blip>
                      <a:stretch>
                        <a:fillRect/>
                      </a:stretch>
                    </pic:blipFill>
                    <pic:spPr>
                      <a:xfrm>
                        <a:off x="0" y="0"/>
                        <a:ext cx="6553537" cy="4222967"/>
                      </a:xfrm>
                      <a:prstGeom prst="rect">
                        <a:avLst/>
                      </a:prstGeom>
                    </pic:spPr>
                  </pic:pic>
                </a:graphicData>
              </a:graphic>
            </wp:inline>
          </w:drawing>
        </w:r>
      </w:ins>
    </w:p>
    <w:p w14:paraId="40DBF8B2" w14:textId="77777777" w:rsidR="009042C1" w:rsidRDefault="009042C1" w:rsidP="00461801">
      <w:pPr>
        <w:pStyle w:val="NormalWeb"/>
        <w:shd w:val="clear" w:color="auto" w:fill="FFFFFF"/>
        <w:ind w:left="360"/>
        <w:rPr>
          <w:ins w:id="428" w:author="Gary Clark" w:date="2018-04-11T15:20:00Z"/>
          <w:rFonts w:ascii="Segoe UI" w:hAnsi="Segoe UI" w:cs="Segoe UI"/>
          <w:color w:val="212121"/>
          <w:sz w:val="20"/>
          <w:szCs w:val="20"/>
        </w:rPr>
        <w:pPrChange w:id="429" w:author="Gary Clark" w:date="2018-04-11T15:08:00Z">
          <w:pPr>
            <w:pStyle w:val="NormalWeb"/>
            <w:shd w:val="clear" w:color="auto" w:fill="FFFFFF"/>
            <w:ind w:left="360"/>
          </w:pPr>
        </w:pPrChange>
      </w:pPr>
    </w:p>
    <w:p w14:paraId="3F90E5B7" w14:textId="213606EB" w:rsidR="009042C1" w:rsidRDefault="009042C1" w:rsidP="00461801">
      <w:pPr>
        <w:pStyle w:val="NormalWeb"/>
        <w:shd w:val="clear" w:color="auto" w:fill="FFFFFF"/>
        <w:ind w:left="360"/>
        <w:rPr>
          <w:ins w:id="430" w:author="Gary Clark" w:date="2018-04-11T15:21:00Z"/>
          <w:rFonts w:ascii="Segoe UI" w:hAnsi="Segoe UI" w:cs="Segoe UI"/>
          <w:color w:val="212121"/>
          <w:sz w:val="20"/>
          <w:szCs w:val="20"/>
        </w:rPr>
        <w:pPrChange w:id="431" w:author="Gary Clark" w:date="2018-04-11T15:08:00Z">
          <w:pPr>
            <w:pStyle w:val="NormalWeb"/>
            <w:shd w:val="clear" w:color="auto" w:fill="FFFFFF"/>
            <w:ind w:left="360"/>
          </w:pPr>
        </w:pPrChange>
      </w:pPr>
      <w:ins w:id="432" w:author="Gary Clark" w:date="2018-04-11T15:20:00Z">
        <w:r w:rsidRPr="009042C1">
          <w:rPr>
            <w:rFonts w:ascii="Segoe UI" w:hAnsi="Segoe UI" w:cs="Segoe UI"/>
            <w:b/>
            <w:color w:val="212121"/>
            <w:rPrChange w:id="433" w:author="Gary Clark" w:date="2018-04-11T15:21:00Z">
              <w:rPr>
                <w:rFonts w:ascii="Segoe UI" w:hAnsi="Segoe UI" w:cs="Segoe UI"/>
                <w:color w:val="212121"/>
                <w:sz w:val="20"/>
                <w:szCs w:val="20"/>
              </w:rPr>
            </w:rPrChange>
          </w:rPr>
          <w:t>You will access your AWS Starter a</w:t>
        </w:r>
        <w:r>
          <w:rPr>
            <w:rFonts w:ascii="Segoe UI" w:hAnsi="Segoe UI" w:cs="Segoe UI"/>
            <w:b/>
            <w:color w:val="212121"/>
            <w:rPrChange w:id="434" w:author="Gary Clark" w:date="2018-04-11T15:21:00Z">
              <w:rPr>
                <w:rFonts w:ascii="Segoe UI" w:hAnsi="Segoe UI" w:cs="Segoe UI"/>
                <w:b/>
                <w:color w:val="212121"/>
              </w:rPr>
            </w:rPrChange>
          </w:rPr>
          <w:t xml:space="preserve">ccount each time by following 1 </w:t>
        </w:r>
      </w:ins>
      <w:ins w:id="435" w:author="Gary Clark" w:date="2018-04-11T15:21:00Z">
        <w:r>
          <w:rPr>
            <w:rFonts w:ascii="Segoe UI" w:hAnsi="Segoe UI" w:cs="Segoe UI"/>
            <w:b/>
            <w:color w:val="212121"/>
          </w:rPr>
          <w:t xml:space="preserve">through </w:t>
        </w:r>
      </w:ins>
      <w:ins w:id="436" w:author="Gary Clark" w:date="2018-04-11T15:20:00Z">
        <w:r w:rsidRPr="009042C1">
          <w:rPr>
            <w:rFonts w:ascii="Segoe UI" w:hAnsi="Segoe UI" w:cs="Segoe UI"/>
            <w:b/>
            <w:color w:val="212121"/>
            <w:rPrChange w:id="437" w:author="Gary Clark" w:date="2018-04-11T15:21:00Z">
              <w:rPr>
                <w:rFonts w:ascii="Segoe UI" w:hAnsi="Segoe UI" w:cs="Segoe UI"/>
                <w:color w:val="212121"/>
                <w:sz w:val="20"/>
                <w:szCs w:val="20"/>
              </w:rPr>
            </w:rPrChange>
          </w:rPr>
          <w:t xml:space="preserve">5 +7 above.  </w:t>
        </w:r>
      </w:ins>
    </w:p>
    <w:p w14:paraId="569C379E" w14:textId="7D6C51F3" w:rsidR="00B82D35" w:rsidDel="00822114" w:rsidRDefault="00AD4174" w:rsidP="00461801">
      <w:pPr>
        <w:pStyle w:val="NormalWeb"/>
        <w:shd w:val="clear" w:color="auto" w:fill="FFFFFF"/>
        <w:ind w:left="360"/>
        <w:rPr>
          <w:del w:id="438" w:author="Gary Clark" w:date="2018-04-11T14:50:00Z"/>
          <w:rFonts w:ascii="Segoe UI" w:hAnsi="Segoe UI" w:cs="Segoe UI"/>
          <w:color w:val="212121"/>
          <w:sz w:val="20"/>
          <w:szCs w:val="20"/>
        </w:rPr>
        <w:pPrChange w:id="439" w:author="Gary Clark" w:date="2018-04-11T15:08:00Z">
          <w:pPr>
            <w:pStyle w:val="NormalWeb"/>
            <w:numPr>
              <w:numId w:val="4"/>
            </w:numPr>
            <w:shd w:val="clear" w:color="auto" w:fill="FFFFFF"/>
            <w:ind w:left="1080" w:hanging="360"/>
          </w:pPr>
        </w:pPrChange>
      </w:pPr>
      <w:del w:id="440" w:author="Gary Clark" w:date="2018-04-11T14:50:00Z">
        <w:r w:rsidDel="00822114">
          <w:rPr>
            <w:rFonts w:ascii="Segoe UI" w:hAnsi="Segoe UI" w:cs="Segoe UI"/>
            <w:color w:val="212121"/>
            <w:sz w:val="20"/>
            <w:szCs w:val="20"/>
          </w:rPr>
          <w:delText xml:space="preserve">Create a new AWS </w:delText>
        </w:r>
        <w:commentRangeStart w:id="441"/>
        <w:r w:rsidDel="00822114">
          <w:rPr>
            <w:rFonts w:ascii="Segoe UI" w:hAnsi="Segoe UI" w:cs="Segoe UI"/>
            <w:color w:val="212121"/>
            <w:sz w:val="20"/>
            <w:szCs w:val="20"/>
          </w:rPr>
          <w:delText>Account</w:delText>
        </w:r>
        <w:commentRangeEnd w:id="441"/>
        <w:r w:rsidR="008E7D9A" w:rsidDel="00822114">
          <w:rPr>
            <w:rStyle w:val="CommentReference"/>
            <w:rFonts w:asciiTheme="minorHAnsi" w:eastAsiaTheme="minorHAnsi" w:hAnsiTheme="minorHAnsi" w:cstheme="minorBidi"/>
          </w:rPr>
          <w:commentReference w:id="441"/>
        </w:r>
      </w:del>
    </w:p>
    <w:p w14:paraId="420E82A4" w14:textId="4E2C0A0C" w:rsidR="00C508E4" w:rsidDel="008D2144" w:rsidRDefault="00C508E4" w:rsidP="00461801">
      <w:pPr>
        <w:pStyle w:val="NormalWeb"/>
        <w:shd w:val="clear" w:color="auto" w:fill="FFFFFF"/>
        <w:ind w:left="360"/>
        <w:rPr>
          <w:del w:id="442" w:author="Gary Clark" w:date="2018-04-11T14:54:00Z"/>
          <w:rFonts w:ascii="Segoe UI" w:hAnsi="Segoe UI" w:cs="Segoe UI"/>
          <w:color w:val="212121"/>
          <w:sz w:val="20"/>
          <w:szCs w:val="20"/>
        </w:rPr>
        <w:pPrChange w:id="443" w:author="Gary Clark" w:date="2018-04-11T15:08:00Z">
          <w:pPr>
            <w:pStyle w:val="NormalWeb"/>
            <w:shd w:val="clear" w:color="auto" w:fill="FFFFFF"/>
            <w:ind w:left="720"/>
          </w:pPr>
        </w:pPrChange>
      </w:pPr>
      <w:del w:id="444" w:author="Gary Clark" w:date="2018-04-11T14:54:00Z">
        <w:r w:rsidDel="008D2144">
          <w:rPr>
            <w:rFonts w:ascii="Arial" w:hAnsi="Arial" w:cs="Arial"/>
            <w:color w:val="444444"/>
            <w:sz w:val="21"/>
            <w:szCs w:val="21"/>
            <w:shd w:val="clear" w:color="auto" w:fill="FFFFFF"/>
          </w:rPr>
          <w:delText>My new AWS account ID: 755509913098</w:delText>
        </w:r>
      </w:del>
    </w:p>
    <w:p w14:paraId="41B6A325" w14:textId="0A8A419C" w:rsidR="00AD4174" w:rsidDel="008D2144" w:rsidRDefault="00AD4174" w:rsidP="00461801">
      <w:pPr>
        <w:pStyle w:val="NormalWeb"/>
        <w:shd w:val="clear" w:color="auto" w:fill="FFFFFF"/>
        <w:ind w:left="360"/>
        <w:rPr>
          <w:del w:id="445" w:author="Gary Clark" w:date="2018-04-11T14:54:00Z"/>
          <w:rFonts w:ascii="Segoe UI" w:hAnsi="Segoe UI" w:cs="Segoe UI"/>
          <w:noProof/>
          <w:color w:val="212121"/>
          <w:sz w:val="20"/>
          <w:szCs w:val="20"/>
        </w:rPr>
        <w:pPrChange w:id="446" w:author="Gary Clark" w:date="2018-04-11T15:08:00Z">
          <w:pPr>
            <w:pStyle w:val="NormalWeb"/>
            <w:shd w:val="clear" w:color="auto" w:fill="FFFFFF"/>
          </w:pPr>
        </w:pPrChange>
      </w:pPr>
    </w:p>
    <w:p w14:paraId="169DACEB" w14:textId="7503A994" w:rsidR="00AD4174" w:rsidDel="008D2144" w:rsidRDefault="00AD4174" w:rsidP="00461801">
      <w:pPr>
        <w:pStyle w:val="NormalWeb"/>
        <w:shd w:val="clear" w:color="auto" w:fill="FFFFFF"/>
        <w:ind w:left="360"/>
        <w:rPr>
          <w:del w:id="447" w:author="Gary Clark" w:date="2018-04-11T14:54:00Z"/>
          <w:rFonts w:ascii="Segoe UI" w:hAnsi="Segoe UI" w:cs="Segoe UI"/>
          <w:noProof/>
          <w:color w:val="212121"/>
          <w:sz w:val="20"/>
          <w:szCs w:val="20"/>
        </w:rPr>
        <w:pPrChange w:id="448" w:author="Gary Clark" w:date="2018-04-11T15:08:00Z">
          <w:pPr>
            <w:pStyle w:val="NormalWeb"/>
            <w:shd w:val="clear" w:color="auto" w:fill="FFFFFF"/>
          </w:pPr>
        </w:pPrChange>
      </w:pPr>
    </w:p>
    <w:p w14:paraId="39FF6B1E" w14:textId="288D7D8A" w:rsidR="00AD4174" w:rsidDel="008D2144" w:rsidRDefault="00AD4174" w:rsidP="00461801">
      <w:pPr>
        <w:pStyle w:val="NormalWeb"/>
        <w:shd w:val="clear" w:color="auto" w:fill="FFFFFF"/>
        <w:ind w:left="360"/>
        <w:rPr>
          <w:del w:id="449" w:author="Gary Clark" w:date="2018-04-11T14:54:00Z"/>
          <w:rFonts w:ascii="Segoe UI" w:hAnsi="Segoe UI" w:cs="Segoe UI"/>
          <w:noProof/>
          <w:color w:val="212121"/>
          <w:sz w:val="20"/>
          <w:szCs w:val="20"/>
        </w:rPr>
        <w:pPrChange w:id="450" w:author="Gary Clark" w:date="2018-04-11T15:08:00Z">
          <w:pPr>
            <w:pStyle w:val="NormalWeb"/>
            <w:shd w:val="clear" w:color="auto" w:fill="FFFFFF"/>
          </w:pPr>
        </w:pPrChange>
      </w:pPr>
    </w:p>
    <w:p w14:paraId="16BD3D23" w14:textId="5715EAD4" w:rsidR="00AD4174" w:rsidDel="008D2144" w:rsidRDefault="00AD4174" w:rsidP="00461801">
      <w:pPr>
        <w:pStyle w:val="NormalWeb"/>
        <w:shd w:val="clear" w:color="auto" w:fill="FFFFFF"/>
        <w:ind w:left="360"/>
        <w:rPr>
          <w:del w:id="451" w:author="Gary Clark" w:date="2018-04-11T14:54:00Z"/>
          <w:rFonts w:ascii="Segoe UI" w:hAnsi="Segoe UI" w:cs="Segoe UI"/>
          <w:noProof/>
          <w:color w:val="212121"/>
          <w:sz w:val="20"/>
          <w:szCs w:val="20"/>
        </w:rPr>
        <w:pPrChange w:id="452" w:author="Gary Clark" w:date="2018-04-11T15:08:00Z">
          <w:pPr>
            <w:pStyle w:val="NormalWeb"/>
            <w:shd w:val="clear" w:color="auto" w:fill="FFFFFF"/>
          </w:pPr>
        </w:pPrChange>
      </w:pPr>
    </w:p>
    <w:p w14:paraId="74DF1605" w14:textId="1D353C82" w:rsidR="00AD4174" w:rsidDel="008D2144" w:rsidRDefault="00AD4174" w:rsidP="00461801">
      <w:pPr>
        <w:pStyle w:val="NormalWeb"/>
        <w:shd w:val="clear" w:color="auto" w:fill="FFFFFF"/>
        <w:ind w:left="360"/>
        <w:rPr>
          <w:del w:id="453" w:author="Gary Clark" w:date="2018-04-11T14:54:00Z"/>
          <w:rFonts w:ascii="Segoe UI" w:hAnsi="Segoe UI" w:cs="Segoe UI"/>
          <w:color w:val="212121"/>
          <w:sz w:val="20"/>
          <w:szCs w:val="20"/>
        </w:rPr>
        <w:pPrChange w:id="454" w:author="Gary Clark" w:date="2018-04-11T15:08:00Z">
          <w:pPr>
            <w:pStyle w:val="NormalWeb"/>
            <w:shd w:val="clear" w:color="auto" w:fill="FFFFFF"/>
          </w:pPr>
        </w:pPrChange>
      </w:pPr>
      <w:del w:id="455" w:author="Gary Clark" w:date="2018-04-11T14:54:00Z">
        <w:r w:rsidDel="008D2144">
          <w:rPr>
            <w:rFonts w:ascii="Segoe UI" w:hAnsi="Segoe UI" w:cs="Segoe UI"/>
            <w:noProof/>
            <w:color w:val="212121"/>
            <w:sz w:val="20"/>
            <w:szCs w:val="20"/>
          </w:rPr>
          <w:drawing>
            <wp:inline distT="0" distB="0" distL="0" distR="0" wp14:anchorId="525C1631" wp14:editId="31CC46F2">
              <wp:extent cx="6858000" cy="5575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CB5A0.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5575935"/>
                      </a:xfrm>
                      <a:prstGeom prst="rect">
                        <a:avLst/>
                      </a:prstGeom>
                    </pic:spPr>
                  </pic:pic>
                </a:graphicData>
              </a:graphic>
            </wp:inline>
          </w:drawing>
        </w:r>
      </w:del>
    </w:p>
    <w:p w14:paraId="2D5CA166" w14:textId="77777777" w:rsidR="00B82D35" w:rsidDel="008E7D9A" w:rsidRDefault="00B82D35" w:rsidP="00461801">
      <w:pPr>
        <w:pStyle w:val="NormalWeb"/>
        <w:shd w:val="clear" w:color="auto" w:fill="FFFFFF"/>
        <w:ind w:left="360"/>
        <w:rPr>
          <w:del w:id="456" w:author="Christina Stillion" w:date="2017-10-30T15:07:00Z"/>
          <w:rFonts w:ascii="Segoe UI" w:hAnsi="Segoe UI" w:cs="Segoe UI"/>
          <w:color w:val="212121"/>
          <w:sz w:val="20"/>
          <w:szCs w:val="20"/>
        </w:rPr>
        <w:pPrChange w:id="457" w:author="Gary Clark" w:date="2018-04-11T15:08:00Z">
          <w:pPr>
            <w:pStyle w:val="NormalWeb"/>
            <w:shd w:val="clear" w:color="auto" w:fill="FFFFFF"/>
            <w:ind w:left="360"/>
          </w:pPr>
        </w:pPrChange>
      </w:pPr>
    </w:p>
    <w:p w14:paraId="55A888F7" w14:textId="77777777" w:rsidR="00AD4174" w:rsidRPr="002C5C76" w:rsidRDefault="00AD4174" w:rsidP="00461801">
      <w:pPr>
        <w:pStyle w:val="NormalWeb"/>
        <w:shd w:val="clear" w:color="auto" w:fill="FFFFFF"/>
        <w:ind w:left="360"/>
        <w:rPr>
          <w:rFonts w:ascii="Segoe UI" w:hAnsi="Segoe UI" w:cs="Segoe UI"/>
          <w:color w:val="212121"/>
          <w:sz w:val="20"/>
          <w:szCs w:val="20"/>
        </w:rPr>
        <w:pPrChange w:id="458" w:author="Gary Clark" w:date="2018-04-11T15:08:00Z">
          <w:pPr>
            <w:pStyle w:val="NormalWeb"/>
            <w:shd w:val="clear" w:color="auto" w:fill="FFFFFF"/>
            <w:ind w:left="360"/>
          </w:pPr>
        </w:pPrChange>
      </w:pPr>
    </w:p>
    <w:sectPr w:rsidR="00AD4174" w:rsidRPr="002C5C76" w:rsidSect="0096407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1" w:author="Christina Stillion" w:date="2017-10-30T15:06:00Z" w:initials="CS">
    <w:p w14:paraId="04CA7009" w14:textId="77777777" w:rsidR="008E7D9A" w:rsidRDefault="008E7D9A">
      <w:pPr>
        <w:pStyle w:val="CommentText"/>
      </w:pPr>
      <w:r>
        <w:rPr>
          <w:rStyle w:val="CommentReference"/>
        </w:rPr>
        <w:annotationRef/>
      </w:r>
      <w:r>
        <w:t xml:space="preserve">Not sure why step 14 is in here. If we leave this in here it can confuse the students.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CA70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CA7009" w16cid:durableId="1E774B2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D29"/>
    <w:multiLevelType w:val="multilevel"/>
    <w:tmpl w:val="36B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740F1"/>
    <w:multiLevelType w:val="hybridMultilevel"/>
    <w:tmpl w:val="12B03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5F48"/>
    <w:multiLevelType w:val="hybridMultilevel"/>
    <w:tmpl w:val="5552AD34"/>
    <w:lvl w:ilvl="0" w:tplc="153E4328">
      <w:start w:val="1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271BE"/>
    <w:multiLevelType w:val="hybridMultilevel"/>
    <w:tmpl w:val="A9163A34"/>
    <w:lvl w:ilvl="0" w:tplc="81BEC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A67A5"/>
    <w:multiLevelType w:val="hybridMultilevel"/>
    <w:tmpl w:val="E38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C3E68"/>
    <w:multiLevelType w:val="hybridMultilevel"/>
    <w:tmpl w:val="D812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F21917"/>
    <w:multiLevelType w:val="hybridMultilevel"/>
    <w:tmpl w:val="83A2759A"/>
    <w:lvl w:ilvl="0" w:tplc="153E4328">
      <w:start w:val="1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6D5359E"/>
    <w:multiLevelType w:val="multilevel"/>
    <w:tmpl w:val="5946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886F17"/>
    <w:multiLevelType w:val="hybridMultilevel"/>
    <w:tmpl w:val="4F36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E2EE3"/>
    <w:multiLevelType w:val="hybridMultilevel"/>
    <w:tmpl w:val="5BD4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E51E56"/>
    <w:multiLevelType w:val="hybridMultilevel"/>
    <w:tmpl w:val="E8F6CD9A"/>
    <w:lvl w:ilvl="0" w:tplc="B276F970">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8D34FF"/>
    <w:multiLevelType w:val="hybridMultilevel"/>
    <w:tmpl w:val="C3F2AD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D9474A6"/>
    <w:multiLevelType w:val="multilevel"/>
    <w:tmpl w:val="880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7"/>
  </w:num>
  <w:num w:numId="4">
    <w:abstractNumId w:val="6"/>
  </w:num>
  <w:num w:numId="5">
    <w:abstractNumId w:val="2"/>
  </w:num>
  <w:num w:numId="6">
    <w:abstractNumId w:val="10"/>
  </w:num>
  <w:num w:numId="7">
    <w:abstractNumId w:val="12"/>
  </w:num>
  <w:num w:numId="8">
    <w:abstractNumId w:val="0"/>
  </w:num>
  <w:num w:numId="9">
    <w:abstractNumId w:val="4"/>
  </w:num>
  <w:num w:numId="10">
    <w:abstractNumId w:val="11"/>
  </w:num>
  <w:num w:numId="11">
    <w:abstractNumId w:val="8"/>
  </w:num>
  <w:num w:numId="12">
    <w:abstractNumId w:val="9"/>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Clark">
    <w15:presenceInfo w15:providerId="AD" w15:userId="S-1-5-21-2047259723-3227954421-510533464-1001"/>
  </w15:person>
  <w15:person w15:author="Christina Stillion">
    <w15:presenceInfo w15:providerId="AD" w15:userId="S-1-5-21-4285810697-2286429037-2977927067-3955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M7I0NzU3MjI1tTRV0lEKTi0uzszPAykwrAUATtc6NCwAAAA="/>
  </w:docVars>
  <w:rsids>
    <w:rsidRoot w:val="003B4B25"/>
    <w:rsid w:val="00016A99"/>
    <w:rsid w:val="00055718"/>
    <w:rsid w:val="00075593"/>
    <w:rsid w:val="000900F7"/>
    <w:rsid w:val="000A3516"/>
    <w:rsid w:val="000C7C10"/>
    <w:rsid w:val="000D564A"/>
    <w:rsid w:val="000F06B8"/>
    <w:rsid w:val="00120020"/>
    <w:rsid w:val="00121A57"/>
    <w:rsid w:val="001248FD"/>
    <w:rsid w:val="0012539A"/>
    <w:rsid w:val="00147485"/>
    <w:rsid w:val="00161E6B"/>
    <w:rsid w:val="0016755F"/>
    <w:rsid w:val="00175AC2"/>
    <w:rsid w:val="001A068D"/>
    <w:rsid w:val="001A214C"/>
    <w:rsid w:val="001B58D0"/>
    <w:rsid w:val="001D3B37"/>
    <w:rsid w:val="001E129A"/>
    <w:rsid w:val="00224658"/>
    <w:rsid w:val="0024526E"/>
    <w:rsid w:val="002A1382"/>
    <w:rsid w:val="002C2240"/>
    <w:rsid w:val="002C5C76"/>
    <w:rsid w:val="00300005"/>
    <w:rsid w:val="0030209B"/>
    <w:rsid w:val="00324323"/>
    <w:rsid w:val="003B4B25"/>
    <w:rsid w:val="003F0FEE"/>
    <w:rsid w:val="00400A02"/>
    <w:rsid w:val="004035C2"/>
    <w:rsid w:val="00411A09"/>
    <w:rsid w:val="0044727E"/>
    <w:rsid w:val="00461801"/>
    <w:rsid w:val="00477BE9"/>
    <w:rsid w:val="00496073"/>
    <w:rsid w:val="00512810"/>
    <w:rsid w:val="00515671"/>
    <w:rsid w:val="005338DE"/>
    <w:rsid w:val="00534227"/>
    <w:rsid w:val="00586EBA"/>
    <w:rsid w:val="00595F76"/>
    <w:rsid w:val="005C5200"/>
    <w:rsid w:val="006206EC"/>
    <w:rsid w:val="0066464D"/>
    <w:rsid w:val="00685AD3"/>
    <w:rsid w:val="00687C67"/>
    <w:rsid w:val="00691E6E"/>
    <w:rsid w:val="00695616"/>
    <w:rsid w:val="006C1369"/>
    <w:rsid w:val="006C4960"/>
    <w:rsid w:val="006E7AC0"/>
    <w:rsid w:val="00730E68"/>
    <w:rsid w:val="00745684"/>
    <w:rsid w:val="00756610"/>
    <w:rsid w:val="007E003B"/>
    <w:rsid w:val="008131EB"/>
    <w:rsid w:val="00814598"/>
    <w:rsid w:val="00817FC1"/>
    <w:rsid w:val="00822114"/>
    <w:rsid w:val="00827428"/>
    <w:rsid w:val="0083322D"/>
    <w:rsid w:val="00834269"/>
    <w:rsid w:val="008543B2"/>
    <w:rsid w:val="00864182"/>
    <w:rsid w:val="0086747E"/>
    <w:rsid w:val="0088329F"/>
    <w:rsid w:val="00897C4E"/>
    <w:rsid w:val="008D2144"/>
    <w:rsid w:val="008E7D9A"/>
    <w:rsid w:val="009042C1"/>
    <w:rsid w:val="009225F3"/>
    <w:rsid w:val="009367F9"/>
    <w:rsid w:val="00941F6C"/>
    <w:rsid w:val="00964076"/>
    <w:rsid w:val="009850B0"/>
    <w:rsid w:val="009E225F"/>
    <w:rsid w:val="009E3C2B"/>
    <w:rsid w:val="009E56D1"/>
    <w:rsid w:val="00A1367E"/>
    <w:rsid w:val="00A2770C"/>
    <w:rsid w:val="00A43DDD"/>
    <w:rsid w:val="00A46147"/>
    <w:rsid w:val="00A569D1"/>
    <w:rsid w:val="00A837BC"/>
    <w:rsid w:val="00AD4174"/>
    <w:rsid w:val="00AE07FD"/>
    <w:rsid w:val="00B03BF0"/>
    <w:rsid w:val="00B21AC5"/>
    <w:rsid w:val="00B35A06"/>
    <w:rsid w:val="00B404AA"/>
    <w:rsid w:val="00B540FF"/>
    <w:rsid w:val="00B56FAB"/>
    <w:rsid w:val="00B76625"/>
    <w:rsid w:val="00B82679"/>
    <w:rsid w:val="00B82D35"/>
    <w:rsid w:val="00B84FAE"/>
    <w:rsid w:val="00BF11EF"/>
    <w:rsid w:val="00BF61B2"/>
    <w:rsid w:val="00C169B6"/>
    <w:rsid w:val="00C508E4"/>
    <w:rsid w:val="00C53B47"/>
    <w:rsid w:val="00C76007"/>
    <w:rsid w:val="00CA7903"/>
    <w:rsid w:val="00CB5E24"/>
    <w:rsid w:val="00CC06AA"/>
    <w:rsid w:val="00CD08C8"/>
    <w:rsid w:val="00CD57B7"/>
    <w:rsid w:val="00CE1B95"/>
    <w:rsid w:val="00D0517C"/>
    <w:rsid w:val="00D149B4"/>
    <w:rsid w:val="00D1529B"/>
    <w:rsid w:val="00D20DB3"/>
    <w:rsid w:val="00D254BE"/>
    <w:rsid w:val="00D47A99"/>
    <w:rsid w:val="00D517E4"/>
    <w:rsid w:val="00D726E0"/>
    <w:rsid w:val="00D75D64"/>
    <w:rsid w:val="00D93F42"/>
    <w:rsid w:val="00D946C2"/>
    <w:rsid w:val="00DA4F4D"/>
    <w:rsid w:val="00DB0CD4"/>
    <w:rsid w:val="00DB2C0E"/>
    <w:rsid w:val="00DC6EF1"/>
    <w:rsid w:val="00DE3487"/>
    <w:rsid w:val="00DF5F9B"/>
    <w:rsid w:val="00E327BD"/>
    <w:rsid w:val="00E4367F"/>
    <w:rsid w:val="00E47642"/>
    <w:rsid w:val="00E60D01"/>
    <w:rsid w:val="00E64E77"/>
    <w:rsid w:val="00EB6D8A"/>
    <w:rsid w:val="00EC3B49"/>
    <w:rsid w:val="00EF51A2"/>
    <w:rsid w:val="00F3204F"/>
    <w:rsid w:val="00F44CC7"/>
    <w:rsid w:val="00F83781"/>
    <w:rsid w:val="00FA6E87"/>
    <w:rsid w:val="00FB16DB"/>
    <w:rsid w:val="00FC2677"/>
    <w:rsid w:val="00FD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5F4C"/>
  <w15:chartTrackingRefBased/>
  <w15:docId w15:val="{4646E698-DD20-424E-9CF9-B078F97E3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FAB"/>
    <w:pPr>
      <w:ind w:left="720"/>
      <w:contextualSpacing/>
    </w:pPr>
  </w:style>
  <w:style w:type="character" w:styleId="Hyperlink">
    <w:name w:val="Hyperlink"/>
    <w:basedOn w:val="DefaultParagraphFont"/>
    <w:uiPriority w:val="99"/>
    <w:unhideWhenUsed/>
    <w:rsid w:val="00B35A06"/>
    <w:rPr>
      <w:color w:val="0563C1" w:themeColor="hyperlink"/>
      <w:u w:val="single"/>
    </w:rPr>
  </w:style>
  <w:style w:type="paragraph" w:styleId="NormalWeb">
    <w:name w:val="Normal (Web)"/>
    <w:basedOn w:val="Normal"/>
    <w:uiPriority w:val="99"/>
    <w:unhideWhenUsed/>
    <w:rsid w:val="006C136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E225F"/>
    <w:rPr>
      <w:color w:val="954F72" w:themeColor="followedHyperlink"/>
      <w:u w:val="single"/>
    </w:rPr>
  </w:style>
  <w:style w:type="paragraph" w:styleId="BalloonText">
    <w:name w:val="Balloon Text"/>
    <w:basedOn w:val="Normal"/>
    <w:link w:val="BalloonTextChar"/>
    <w:uiPriority w:val="99"/>
    <w:semiHidden/>
    <w:unhideWhenUsed/>
    <w:rsid w:val="008E7D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7D9A"/>
    <w:rPr>
      <w:rFonts w:ascii="Segoe UI" w:hAnsi="Segoe UI" w:cs="Segoe UI"/>
      <w:sz w:val="18"/>
      <w:szCs w:val="18"/>
    </w:rPr>
  </w:style>
  <w:style w:type="character" w:styleId="CommentReference">
    <w:name w:val="annotation reference"/>
    <w:basedOn w:val="DefaultParagraphFont"/>
    <w:uiPriority w:val="99"/>
    <w:semiHidden/>
    <w:unhideWhenUsed/>
    <w:rsid w:val="008E7D9A"/>
    <w:rPr>
      <w:sz w:val="16"/>
      <w:szCs w:val="16"/>
    </w:rPr>
  </w:style>
  <w:style w:type="paragraph" w:styleId="CommentText">
    <w:name w:val="annotation text"/>
    <w:basedOn w:val="Normal"/>
    <w:link w:val="CommentTextChar"/>
    <w:uiPriority w:val="99"/>
    <w:semiHidden/>
    <w:unhideWhenUsed/>
    <w:rsid w:val="008E7D9A"/>
    <w:pPr>
      <w:spacing w:line="240" w:lineRule="auto"/>
    </w:pPr>
    <w:rPr>
      <w:sz w:val="20"/>
      <w:szCs w:val="20"/>
    </w:rPr>
  </w:style>
  <w:style w:type="character" w:customStyle="1" w:styleId="CommentTextChar">
    <w:name w:val="Comment Text Char"/>
    <w:basedOn w:val="DefaultParagraphFont"/>
    <w:link w:val="CommentText"/>
    <w:uiPriority w:val="99"/>
    <w:semiHidden/>
    <w:rsid w:val="008E7D9A"/>
    <w:rPr>
      <w:sz w:val="20"/>
      <w:szCs w:val="20"/>
    </w:rPr>
  </w:style>
  <w:style w:type="paragraph" w:styleId="CommentSubject">
    <w:name w:val="annotation subject"/>
    <w:basedOn w:val="CommentText"/>
    <w:next w:val="CommentText"/>
    <w:link w:val="CommentSubjectChar"/>
    <w:uiPriority w:val="99"/>
    <w:semiHidden/>
    <w:unhideWhenUsed/>
    <w:rsid w:val="008E7D9A"/>
    <w:rPr>
      <w:b/>
      <w:bCs/>
    </w:rPr>
  </w:style>
  <w:style w:type="character" w:customStyle="1" w:styleId="CommentSubjectChar">
    <w:name w:val="Comment Subject Char"/>
    <w:basedOn w:val="CommentTextChar"/>
    <w:link w:val="CommentSubject"/>
    <w:uiPriority w:val="99"/>
    <w:semiHidden/>
    <w:rsid w:val="008E7D9A"/>
    <w:rPr>
      <w:b/>
      <w:bCs/>
      <w:sz w:val="20"/>
      <w:szCs w:val="20"/>
    </w:rPr>
  </w:style>
  <w:style w:type="character" w:styleId="Strong">
    <w:name w:val="Strong"/>
    <w:basedOn w:val="DefaultParagraphFont"/>
    <w:uiPriority w:val="22"/>
    <w:qFormat/>
    <w:rsid w:val="000F06B8"/>
    <w:rPr>
      <w:b/>
      <w:bCs/>
    </w:rPr>
  </w:style>
  <w:style w:type="paragraph" w:styleId="NoSpacing">
    <w:name w:val="No Spacing"/>
    <w:uiPriority w:val="1"/>
    <w:qFormat/>
    <w:rsid w:val="00814598"/>
    <w:pPr>
      <w:spacing w:after="0" w:line="240" w:lineRule="auto"/>
    </w:pPr>
  </w:style>
  <w:style w:type="character" w:styleId="UnresolvedMention">
    <w:name w:val="Unresolved Mention"/>
    <w:basedOn w:val="DefaultParagraphFont"/>
    <w:uiPriority w:val="99"/>
    <w:semiHidden/>
    <w:unhideWhenUsed/>
    <w:rsid w:val="008674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616303">
      <w:bodyDiv w:val="1"/>
      <w:marLeft w:val="0"/>
      <w:marRight w:val="0"/>
      <w:marTop w:val="0"/>
      <w:marBottom w:val="0"/>
      <w:divBdr>
        <w:top w:val="none" w:sz="0" w:space="0" w:color="auto"/>
        <w:left w:val="none" w:sz="0" w:space="0" w:color="auto"/>
        <w:bottom w:val="none" w:sz="0" w:space="0" w:color="auto"/>
        <w:right w:val="none" w:sz="0" w:space="0" w:color="auto"/>
      </w:divBdr>
    </w:div>
    <w:div w:id="533808391">
      <w:bodyDiv w:val="1"/>
      <w:marLeft w:val="0"/>
      <w:marRight w:val="0"/>
      <w:marTop w:val="0"/>
      <w:marBottom w:val="0"/>
      <w:divBdr>
        <w:top w:val="none" w:sz="0" w:space="0" w:color="auto"/>
        <w:left w:val="none" w:sz="0" w:space="0" w:color="auto"/>
        <w:bottom w:val="none" w:sz="0" w:space="0" w:color="auto"/>
        <w:right w:val="none" w:sz="0" w:space="0" w:color="auto"/>
      </w:divBdr>
    </w:div>
    <w:div w:id="2134981065">
      <w:bodyDiv w:val="1"/>
      <w:marLeft w:val="0"/>
      <w:marRight w:val="0"/>
      <w:marTop w:val="0"/>
      <w:marBottom w:val="0"/>
      <w:divBdr>
        <w:top w:val="none" w:sz="0" w:space="0" w:color="auto"/>
        <w:left w:val="none" w:sz="0" w:space="0" w:color="auto"/>
        <w:bottom w:val="none" w:sz="0" w:space="0" w:color="auto"/>
        <w:right w:val="none" w:sz="0" w:space="0" w:color="auto"/>
      </w:divBdr>
      <w:divsChild>
        <w:div w:id="1488786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hyperlink" Target="https://www.awseducate.com/SiteLogin" TargetMode="External"/><Relationship Id="rId18" Type="http://schemas.openxmlformats.org/officeDocument/2006/relationships/image" Target="media/image11.tmp"/><Relationship Id="rId26" Type="http://schemas.openxmlformats.org/officeDocument/2006/relationships/image" Target="media/image16.png"/><Relationship Id="rId39"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5.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0.png"/><Relationship Id="rId25" Type="http://schemas.openxmlformats.org/officeDocument/2006/relationships/customXml" Target="ink/ink5.xml"/><Relationship Id="rId33" Type="http://schemas.openxmlformats.org/officeDocument/2006/relationships/customXml" Target="ink/ink8.xml"/><Relationship Id="rId38" Type="http://schemas.openxmlformats.org/officeDocument/2006/relationships/image" Target="media/image24.tmp"/><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3.xml"/><Relationship Id="rId29" Type="http://schemas.openxmlformats.org/officeDocument/2006/relationships/image" Target="media/image18.png"/><Relationship Id="rId41"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15.tmp"/><Relationship Id="rId32" Type="http://schemas.openxmlformats.org/officeDocument/2006/relationships/image" Target="media/image20.png"/><Relationship Id="rId37" Type="http://schemas.openxmlformats.org/officeDocument/2006/relationships/image" Target="media/image23.png"/><Relationship Id="rId40" Type="http://schemas.microsoft.com/office/2011/relationships/commentsExtended" Target="commentsExtended.xml"/><Relationship Id="rId45"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customXml" Target="ink/ink6.xml"/><Relationship Id="rId36" Type="http://schemas.openxmlformats.org/officeDocument/2006/relationships/customXml" Target="ink/ink9.xml"/><Relationship Id="rId10" Type="http://schemas.openxmlformats.org/officeDocument/2006/relationships/image" Target="media/image6.tmp"/><Relationship Id="rId19" Type="http://schemas.openxmlformats.org/officeDocument/2006/relationships/image" Target="media/image12.tmp"/><Relationship Id="rId31" Type="http://schemas.openxmlformats.org/officeDocument/2006/relationships/customXml" Target="ink/ink7.xml"/><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customXml" Target="ink/ink1.xml"/><Relationship Id="rId22" Type="http://schemas.openxmlformats.org/officeDocument/2006/relationships/customXml" Target="ink/ink4.xml"/><Relationship Id="rId27" Type="http://schemas.openxmlformats.org/officeDocument/2006/relationships/image" Target="media/image17.tmp"/><Relationship Id="rId30" Type="http://schemas.openxmlformats.org/officeDocument/2006/relationships/image" Target="media/image19.jpg"/><Relationship Id="rId35" Type="http://schemas.openxmlformats.org/officeDocument/2006/relationships/image" Target="media/image22.tmp"/><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8:48:02.137"/>
    </inkml:context>
    <inkml:brush xml:id="br0">
      <inkml:brushProperty name="width" value="0.07056" units="cm"/>
      <inkml:brushProperty name="height" value="0.07056" units="cm"/>
      <inkml:brushProperty name="color" value="#ED1C24"/>
      <inkml:brushProperty name="ignorePressure" value="1"/>
    </inkml:brush>
  </inkml:definitions>
  <inkml:trace contextRef="#ctx0" brushRef="#br0">9614 5249,'-3'0,"-13"0,-13 0,-25 0,-13 0,-3 0,-9 3,4 1,8 0,7-1,8-1,9 0,6-2,7 0,4 0,-7 0,-4 0,-3 0,-11 0,-4 0,2 0,0 0,4 0,8 0,0 0,2 0,2 0,-2 0,3 0,0-4,2 0,3 1,-5 0,-3 1,3 0,-2 2,-3-1,-1 1,-2 0,3 1,6-1,3 0,3 0,5 0,-1 0,2 0,-5 0,-3 0,-3 0,-10 0,-7 0,0 0,1 0,2 0,2 0,0 0,5 0,6 0,1 0,-1 0,3 0,-5 0,-2 0,2 0,-1 0,0 0,0 0,-6 0,2 0,3 0,-5 0,2 0,6 0,-1 0,1 0,2 0,0 0,1 0,1 0,-7 0,-2 0,3 0,-5 3,0 1,4 3,-1 3,4 0,5-2,-1-2,1 1,4-1,0 1,2 4,-2 2,-4 1,-3 2,-6 1,3 1,3 0,-1 4,3 0,6 0,1 2,3 2,-4 10,2 2,2-4,-4 8,-1 0,5-4,2 0,3 0,0-4,3-1,5-1,0-5,2-2,-1-2,1 2,1 5,0 0,0 1,-2 1,0 2,2-2,2-4,2-4,-2-2,-1 4,1 0,1-1,1-2,2-2,-1-1,1 1,0 1,0-1,0 3,1-1,-1 2,3-2,4-4,1 0,4 1,4 1,3 3,0-4,0 0,6 0,5-1,0-2,4-1,2-3,-2-4,6 1,1-1,0 1,2-4,0 2,-2-1,2-2,-1 1,-2 0,5 0,0-3,-1 2,4 0,3 2,10 0,1-1,-3-2,5 5,-2 0,-5-1,5 1,5-1,-7-1,26 0,4 3,-4-2,-2 0,-9-3,-8-2,-13-1,-10-2,-5 0,-2 0,1 0,-2-1,6 1,1-1,3 1,8 0,4 0,1 0,6 0,-5 0,-2 0,8 0,0 0,-10 0,4 0,-2 0,-5 0,12 0,5 0,-4 0,10 0,6 0,2 0,15 0,-1 0,-7 0,12 0,-1 0,-12 0,-7 0,-11-2,-12-2,-4 0,-6-2,-2 0,12-3,-2-2,-4 1,12-1,1-2,-1-1,8-8,1-3,-6 3,3 2,-5 2,-8 4,-4 0,-4 1,0 2,0-6,-4-3,-2-1,5-1,-1 2,3-3,2-3,-1 0,-3 1,-2 2,-6 2,-7 1,0-1,-6-1,-6 2,3-4,0 0,1 2,0 4,-2 2,-3 1,1-3,0-5,2-4,0-12,-2-7,-1 4,-2-6,-4 5,-2 2,-3 3,-4 1,-2 5,-3 4,-2 4,0 3,0 2,-1 2,0 0,1 0,-4 0,-3 1,-4 1,-3 2,-2 0,-4-2,-2 2,-3-2,-4 1,-2 0,-2-1,1-1,4 3,-4 0,6 0,-1 2,0-1,0 2,0 0,-6 2,-2-2,-1 2,-8-1,-4-2,-9-2,-2-2,8 1,-3 1,0 2,8 0,0 2,7-1,4 2,-1-1,4 1,2 2,-1-1,2-2,-2-3,3 1,3 2,-4-1,0 3,3 1,-7-7,-1-1,0 2,-1-1,3 3,4 3,0 1,3 4,2 1,1 0,3 2,1-4,1 0,-1 0,1 0,0-2,-1 0,1 0,0 2,-1 1,0 1,1 0,-1 1,1 0,-1 0,0 0,0 1,1-1,-1 0,1 0,-1 0,0 0,0 0,1 0,-1 0,1 0,2 3,4 4,5 3,2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8:45:04.623"/>
    </inkml:context>
    <inkml:brush xml:id="br0">
      <inkml:brushProperty name="width" value="0.13333" units="cm"/>
      <inkml:brushProperty name="height" value="0.26667" units="cm"/>
      <inkml:brushProperty name="color" value="#FF00FF"/>
      <inkml:brushProperty name="tip" value="rectangle"/>
      <inkml:brushProperty name="rasterOp" value="maskPen"/>
      <inkml:brushProperty name="ignorePressure" value="1"/>
    </inkml:brush>
  </inkml:definitions>
  <inkml:trace contextRef="#ctx0" brushRef="#br0">-6866 3583,'3917'1024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9:00:42.502"/>
    </inkml:context>
    <inkml:brush xml:id="br0">
      <inkml:brushProperty name="width" value="0.23333" units="cm"/>
      <inkml:brushProperty name="height" value="0.23333" units="cm"/>
      <inkml:brushProperty name="ignorePressure" value="1"/>
    </inkml:brush>
  </inkml:definitions>
  <inkml:trace contextRef="#ctx0" brushRef="#br0">3194 4649,'3'0,"4"0,7 0,3 0,3 0,1 0,-1 0,0 0,-1 0,-1 0,1 0,-2 0,1 0,0 0,-1 0,1 0,-1 0,1 0,0 0,-1 0,1 0,-1 0,1 0,0 0,-1 0,1 0,-1 0,1 0,0 0,0 0,-1 0,1 0,-1 0,1 0,0 0,0 0,-1 0,0 0,1 0,0 0,0 0,-1 0,1 0,-1 0,1 0,0 0,0 0,-1 0,0 0,1 0,0 0,0 0,-1 0,1 0,0 0,0 0,-1 0,1 0,-1 0,1 0,0 0,-1 0,1 0,-1 0,1 0,0 0,0 0,-1 0,1 0,-1 0,1 0,0 0,-1 0,1 0,-1 0,1 0,0 0,0 0,-1 0,1 0,-1 0,1 0,0 0,0 0,-1 0,0 0,1 0,0 0,0 0,-1 0,1 0,-1 0,1 0,0 0,0 0,-1 0,0 0,1 0,0 0,0 0,-4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8:59:51.780"/>
    </inkml:context>
    <inkml:brush xml:id="br0">
      <inkml:brushProperty name="width" value="0.10583" units="cm"/>
      <inkml:brushProperty name="height" value="0.10583" units="cm"/>
      <inkml:brushProperty name="color" value="#ED1C24"/>
      <inkml:brushProperty name="ignorePressure" value="1"/>
    </inkml:brush>
  </inkml:definitions>
  <inkml:trace contextRef="#ctx0" brushRef="#br0">10540 3811,'-3'-3,"-4"-1,-3 0,-4-2,-6 0,2-3,-3 2,0 0,-1 3,2 2,-3 0,-3 2,-3 0,-3 0,2 0,-4 3,1 2,4-1,5 2,6 0,1-1,2-1,-1-1,-2-2,-3 0,-2 1,-1 5,0 1,-1-1,1-3,1 3,2-1,0-1,2 1,1 0,0-1,4 1,1 1,0 0,-2 3,0 0,1 2,2-3,-2-2,2 1,1 0,2 0,-2-1,3 2,-1 2,-3 2,-1-1,-2 4,2 1,3 2,3-1,3 2,-1-5,0 0,1-1,-1 0,0 2,0 0,2 1,1 0,-2-2,-1-1,1 0,1 0,-2 2,0 0,1 1,-2 0,0 1,0 0,3 0,-2 0,-1 0,2-1,1 1,1-1,1 1,0 0,1 0,3-4,1 0,4-4,2 1,3 1,2-2,-1 1,0 0,0 3,2-1,0-4,-3 1,0-2,1-3,-2 2,0-1,0-2,2 2,2 0,0-1,4 2,2-1,-1-2,0 0,-1-2,-1 2,0 1,-1-1,0-1,-1 1,0 2,0-2,1-1,0-1,-1-1,1 0,-1-1,1 0,0-1,0 1,-1 0,0 0,1 0,0 0,0 0,-1 0,1 0,-1 0,1 0,0 0,0 0,-1 0,1 0,-1 0,1 0,0 0,-1 0,1 0,-1 0,1 0,3 0,0 0,4 0,0 0,-2 0,-1 0,-1 0,1 0,0 0,0 0,-2 0,0 0,-1 0,-1 0,-1 0,1 0,-1 0,1 0,-1 0,0 0,1 0,0 0,0 0,-1 0,0 0,1 0,0 0,0 0,-1 0,1 0,-1 0,1 0,0 0,0 0,-1 0,1 0,-1 0,1 0,0 0,-1 0,1 0,-1 0,1 0,0 0,0 0,-1 3,1 1,-1 0,1-1,0-1,-1 0,1-2,-1 0,4 0,1 0,-1 0,0 0,-1 0,-1 0,-1 0,0 0,0 0,-1 0,1 0,-1 0,0 0,1 0,0 0,-1 0,1 0,-1 0,1-4,0 0,-1 1,1 0,-1-3,1 1,-3-2,-2-1,1 2,-2-1,0 0,0-1,2-2,-2-4,-3 0,-2-3,-4 0,2-1,-1 0,3 3,0 1,-2 0,-1-1,-2 0,3 1,-1 1,0 0,-1-2,-1 0,-1-2,-1 0,0-1,0 1,0-4,0-1,0 0,0 2,0 0,0 0,0 2,-4 1,-2-1,-2 0,1 1,-1 2,0 2,-1-1,-2 0,1-1,-1 1,-2 1,-1 2,1 1,1-2,1-1,0 1,3 0,-2 1,2 1,-2-2,0 2,-4 2,2-1,3-1,0 1,-2-2,1-1,-1 1,2 0,0-2,-3 2,-2-1,2 0,0 0,2 1,-1 2,-1-2,-1 0,-3 0,3 0,0 1,0 4,-2 1,2-1,0 1,0 1,-1 1,-2 2,0-1,-2-1,1-1,-1 1,0 0,1 1,-1-2,0-1,0 1,0 1,0 1,1 1,0 0,-1 1,0 0,0 1,1-1,-1 0,1 0,-1 0,0 0,0 0,1 0,0 0,-1 0,0 0,0 0,1 0,-1 0,1 0,-1 0,0 0,0 0,1 0,0 0,-1 0,0 0,0 0,1 0,-1 0,1 0,-1 0,1 0,-1 0,0 0,0 0,1 0,0 0,-1 0,0 0,0 0,1 0,-1 0,1 0,-1 0,0 0,0 0,1 0,0 0,-1 0,0 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9:03:54.828"/>
    </inkml:context>
    <inkml:brush xml:id="br0">
      <inkml:brushProperty name="width" value="0.23333" units="cm"/>
      <inkml:brushProperty name="height" value="0.23333" units="cm"/>
      <inkml:brushProperty name="color" value="#FF0000"/>
      <inkml:brushProperty name="ignorePressure" value="1"/>
    </inkml:brush>
  </inkml:definitions>
  <inkml:trace contextRef="#ctx0" brushRef="#br0">5143 3423,'-6'0,"-8"0,-8 0,-8 0,-10 0,-2 0,2 0,2 0,4 0,6 0,3 0,1 0,1 0,-1 0,0 0,2 0,-2 0,0 0,1 0,2 0,1 0,2 0,0 0,0 0,0 0,1 0,0 0,-1 0,0 0,1 0,0 0,-4 0,-1 0,1 0,0 0,1 0,-5 0,-1 0,0 0,-4 0,1 0,-2 0,2 0,3 0,3 0,1 0,3 0,-5 0,-1 0,0 0,2 0,1 0,-3 0,-2 0,1 0,-1 0,2 0,-5 0,-3 0,1 0,-8 3,-2 1,5 0,4-1,6-1,4-1,-3 0,0-1,-2 0,-2 0,2 3,-2 1,0-1,1 1,2-2,1-1,-2 2,0 2,0-1,-4 2,0 0,-2 2,-2-1,1 3,1-2,-1 2,4-2,4-2,3 2,3-2,2 2,1 3,0-1,-1 1,-2 1,0 2,1 2,0 1,1-2,1-2,0 1,0-2,4 0,4 0,0 0,2-2,0 0,0 0,0-1,0 0,2 2,0 2,-1 3,2 0,1 1,2 0,1 1,1 0,0 0,0 0,1 0,-1 0,0 0,0 0,0-1,0 1,0-1,0 1,0 0,0-1,0 1,0-1,0 1,0 0,0-1,0 1,0-1,0 1,0-1,3 1,1 6,3-2,0 0,2-2,-1-2,2-2,-1-2,0-1,3-2,-1 1,0-3,-1 1,0-2,2 1,1 2,2-1,1-2,2-2,0 0,2 3,2 2,0 0,-1 1,-1-2,-1 0,-1-1,-2 1,-3-1,1-3,0 1,1 0,2-3,0 0,0 1,0 3,1 0,0 1,0 1,0 0,0 2,-1-2,1-2,-1-2,1-3,-4 2,0 0,0-1,1-2,0 3,1 0,2-1,-4 2,-4 3,3 0,-1 1,3 0,3-3,1 1,0-1,3 1,0 0,4-2,-2-2,0-2,8-1,3 0,0-1,-7 2,-4 2,-5-1,-1 0,-1-1,-1 2,0 1,1-1,3 2,4 0,1 2,5 0,2-2,-4-2,7-1,0 1,3 1,1-1,0-1,8-1,3 2,1 0,-2 0,-6-1,-1-1,-5 2,-3 1,-4-1,-5-2,6 0,4 0,2-2,3 0,2 0,-2 0,0 0,-2 0,-1 0,2 0,1 0,-1 0,2 0,0 0,-1 0,-1 0,-1 0,-5 0,-1 0,-3 0,-4 0,3 0,11 0,3 0,9 0,5 0,-1 0,4 0,-4 0,-8 0,-7 0,-3 0,-6 0,-2 0,-3 0,4 0,-1 0,-2 0,-1 0,3 0,-1 0,0 0,-1 0,-2 0,0 0,3 0,-2 0,5 0,0 0,-3 0,0 0,-1 0,0 0,5 0,0 0,3 0,2 0,-3 0,-3 0,4 0,0 0,-3 0,1 0,-1 0,0 0,2 0,0 0,0 0,-1 0,1 0,0 0,-2 0,-4 0,15-4,2 0,3-2,2-8,-4 0,-7 2,2 0,-3 2,-2 0,-2 2,-2 1,1 0,2-2,0 0,0 2,-1 2,-3 2,1-2,-2 1,-7-3,2-3,0 1,1-3,4 0,-2 0,-2 1,3-5,0 0,-5 1,0-1,-2 0,-2 2,0 1,-2 2,0 0,-3 0,-2 0,-2 1,-4-2,1 0,1 1,0-2,1 3,-2-2,-1-1,-2-1,0-1,0-2,-1 0,0-1,-2 0,-2 0,0 0,0 0,0 1,0-1,0 1,-3-1,-2 0,-1 4,-1 0,-2 0,0 0,0-5,0-1,2 0,3-1,-2 1,0 1,2 1,-2 2,-2 2,-1 1,-2 1,3 1,-3 1,2 1,-1 0,2 1,2-4,-2-1,-1-2,-3 2,-3 0,0 2,-2 3,2 0,1 1,3-1,-1 1,0 2,2-3,-1 2,2-2,-1 1,-2-2,2-2,-1 0,-1 3,-3 0,0 0,-2 2,0 0,0 0,-4-2,-1 0,0 2,1 0,1-1,1-1,0 1,2-3,-1 2,-3 2,0 2,-6-2,1-2,3-4,2 2,1 1,2 3,0-1,0 1,2-2,-2 1,1 1,0 0,-1-4,0 1,1 2,-1 1,1 3,-1 2,0-3,-2-3,-2 0,0 0,2-1,0 1,1-2,-2 1,-1-1,0 1,2 2,0-2,1 2,1-3,0 2,-3-2,0 1,0 1,-3 3,1 2,0 0,-1 2,-3 0,0-3,-10 0,-2-1,-3-2,-4 0,3 2,3 0,-9 1,-4 2,6 0,1 1,2 0,3 1,6-1,5 0,5 0,4 0,2 0,1 0,2 0,0 0,-1 0,0 0,0 0,0 0,-1 0,0 0,1 0,-1 0,1 0,-1 0,0 0,0 0,1 0,-1 0,1 3,-1 1,0 0,0 2,1 0,-1-1,1-1,-1-1,0-2,1 0,-1-1,1-1,-1 5,0-1,0 0,1 1,-1 0,1 2,-1-2,0 0,1-2,-1-1,1 0,2-4,1-1,0-3,0-1,1-1,1 1,-1 1,-2 2,3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9:26:05.307"/>
    </inkml:context>
    <inkml:brush xml:id="br0">
      <inkml:brushProperty name="width" value="0.23333" units="cm"/>
      <inkml:brushProperty name="height" value="0.23333" units="cm"/>
      <inkml:brushProperty name="color" value="#FF0000"/>
      <inkml:brushProperty name="ignorePressure" value="1"/>
    </inkml:brush>
  </inkml:definitions>
  <inkml:trace contextRef="#ctx0" brushRef="#br0">9870 5257,'0'-3,"-3"-1,-4 0,-1-2,-2 0,-2 1,-2 1,-8 1,0-1,0 0,2 0,1 0,0 3,-2 0,0 0,-1 1,2 0,-3 0,-3 1,0-1,2 0,1 0,2 0,1 0,2 0,0 0,0 0,1 0,0 0,-3 3,-2 1,1 0,-2 2,-1 3,1 0,2-1,0-3,2 2,1-1,0-1,1-3,0 0,-1 0,0 1,1 1,2 2,2 1,-1 2,0-1,-2 1,0 3,-1 1,0 3,-1 0,0 2,4 0,0 0,0 0,-1 3,3 0,3 1,2-1,1-1,0-1,-1-1,0 0,2-1,1 1,-1 0,0-1,0 0,2 1,1 0,1-1,1 1,0-1,0 1,3 0,1-1,0 1,2-1,1 1,-2-1,-1 1,-2 0,0 0,1-4,1 0,3-4,0 1,2 1,-1 1,-2 2,2-2,-2 0,3 0,-2 2,3 1,-2 1,1-1,2 2,0-1,0 1,1 0,0 0,0-3,-3-2,-2 1,1-2,2-4,-1 1,1-2,-1 1,0 0,0 0,1 0,-2 1,1 2,3 3,1-2,2-3,1 0,2-1,0 2,-4 0,0 0,1 1,2 1,0 2,0-2,-1-2,0-4,1-2,0-2,1-1,-1 2,0 0,1 0,-3 3,-1 0,-1-2,2 3,0 0,2-2,3 2,1-1,1-1,4-2,2-1,2 0,-1-2,-3 0,0 0,-1 0,-2-1,-1 1,-2 0,-2 0,0 0,0 0,-2 0,2 0,-1 0,0 0,1 0,0 0,-1 0,1 0,-1 0,1 0,0 0,0 0,-1 0,1 0,-1 0,1 0,-1 0,1 0,0 0,-1 0,1 0,-1 0,1 0,0 0,0 0,-1 0,1 0,-1 0,1 0,0 0,-1 0,1 0,3 0,0 0,0 0,0 0,-1 0,-1 0,-1 0,0 0,0 0,-4-3,0-1,-1 0,-1-2,-1 0,2 0,1 3,-2-3,0-2,1-3,2-3,-3-2,1-2,0 1,2-1,-3 0,-2 0,-4 0,-2 0,1 3,-1 1,2 0,1-1,-2 0,2-4,0-2,-2 0,-2 0,0 1,-2 1,-1 1,0 0,0 0,0 1,0-1,0 0,-1 1,1 0,0-1,0 0,0 1,0-1,0 1,0-1,0 0,0 0,0 1,0-1,0 1,0-1,0 1,0-1,0 0,0 1,0-1,0 1,0-1,0 0,0 0,0 1,0-1,0 1,0-1,0 1,0-1,0 0,-3 4,-1 0,-2 0,-2 0,2-2,2 0,-2 2,-2 0,-4 4,-2 2,-2 3,2 0,0-1,0 3,2-3,0 1,-1 0,-2-1,0-1,-1 3,-1-3,-1 1,1 1,2-2,1 1,0 2,2-3,1 1,-2 1,-1 1,-1 2,-1 1,-1 0,-1 1,1-2,-1-2,0 0,0-2,0 0,0 2,0 0,1 2,-1 0,1 2,-1-1,0 2,1-1,-1 0,1 0,-1 0,0 0,0 0,1 0,-1 0,1 0,0 0,-1 0,0 0,0 0,1 0,-1 0,1 0,-1 0,0 0,0 0,1 0,0 0,-1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9:11:31.628"/>
    </inkml:context>
    <inkml:brush xml:id="br0">
      <inkml:brushProperty name="width" value="0.23333" units="cm"/>
      <inkml:brushProperty name="height" value="0.23333" units="cm"/>
      <inkml:brushProperty name="ignorePressure" value="1"/>
    </inkml:brush>
  </inkml:definitions>
  <inkml:trace contextRef="#ctx0" brushRef="#br0">3105 3158,'3'0,"7"0,5 0,2 0,3 0,-1 0,1 0,-1 0,-1 0,1 0,-1 0,3 0,0 0,1 0,-2 0,0 0,-1 0,-1 0,0 0,0 0,-1 0,1 0,-1 0,1 0,-1 0,1 0,-1 0,1 0,-1 0,1 0,0 0,0 0,2 0,2 0,2 0,1 0,4 0,1 0,-2 0,-2 0,-3 0,0 0,0 0,-1 0,-2 0,3 0,-1 0,0 0,-2 0,0 0,8 0,2 0,-1 0,-2 0,-3 0,-3 0,-1 0,1 0,7 0,1 3,-2 1,5 0,-1-1,-3-1,-3-1,-2 0,0 0,2 1,1 2,1 0,6-1,-1-1,1-1,0 3,1 0,4 0,1-1,0-1,3-1,0 0,-2-1,-1 0,-4 0,-5-1,-2 1,0 0,2 0,-2 0,2 0,0 0,-2 0,-2 0,10 0,1 0,-3 0,-4 0,-4 0,-3 0,0 0,-1 0,0 0,-2 0,-2 0,1 3,2 1,0 0,4-1,2-1,3 0,3-2,-2 0,-2 0,-5 0,-2 0,-2 0,-1 0,-2 0,0 0,0 0,0 0,0 0,1 0,-1 0,4 0,1 0,-1 0,0 0,-1 0,-2 0,3 0,1 0,0 0,-2 0,3 0,0 0,-1 0,-1 0,-2 0,1 0,-2 0,0 0,-1 0,0 0,1 0,-1 0,0 0,1 0,0 0,0 0,-1 0,0 0,1 0,0 0,0 0,-1 0,1 0,-1 0,1 0,0 0,0 0,-1-3,1-1,-1 0,1 1,0 1,-1 0,1 2,-1-1,1 1,0 1,0-1,-1 0,1 0,-1 0,1 0,0 0,2 0,1 0,1 0,-1 0,-2 0,1 0,-2 0,0 0,0 0,-1 0,0 0,1 0,0 0,-1 0,0 0,1 0,0 0,0 0,-1 0,1-3,-3-4,-2-1,1 2,-3-3,1 2,-6 1,-6-1,-6 1,-6-2,-6-3,-6 1,-2 2,-3 3,1-2,2 1,3 2,1 1,2 1,2 1,0 1,1 0,0 0,0 0,0 1,-1-1,1 0,-1 0,1 0,-1 0,1 0,-1 0,0 0,1 0,-1 0,1 0,-1 0,0 0,0 0,1 0,-1 0,1 0,-1 0,0 0,0 0,1 0,0 0,-1 0,0 0,0 0,1 0,-1 0,1 0,-1 0,0 0,0 0,1 0,0 0,-1 0,0 0,0 0,1 0,-1 0,1 0,2 3,-2 1,-1 0,0-1,0-1,-4 0,0-2,0 0,1 0,1 0,1 0,1 0,0 0,3 2,2 2,2 4,1-2,-2 0,-1-1,-2-2,-1-1,0-2,-2 0,0 0,0 0,0 0,0-1,1 1,-1 0,0 0,1 0,-1 0,0 0,1 0,-1 0,1 0,-1 0,0 0,0 0,1 0,-1 0,1 0,-1 0,0 0,1 0,-1 0,1 0,-1 0,0 0,0 0,1 0,-1 0,1 0,-1 0,0 0,1 0,-1 0,1 0,-1 0,0 0,0 0,1 0,-1 0,1 0,-1 0,0 0,1 0,-1 0,1 0,-1 0,1 0,-1 0,0 0,0 0,1 0,-1 0,1 0,-1 0,0 0,1 0,-1 0,1 0,-1 0,0 0,0 0,1 0,-1 0,1 0,-1 0,0 0,1 0,-1 0,1 0,-1 0,0 0,0 0,1 0,-1 0,1 0,-1 0,0 0,0 0,1 0,0 0,-1 0,0 0,0 0,1 0,-1 0,1 0,-1 0,0 0,0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9:11:23.178"/>
    </inkml:context>
    <inkml:brush xml:id="br0">
      <inkml:brushProperty name="width" value="0.23333" units="cm"/>
      <inkml:brushProperty name="height" value="0.23333" units="cm"/>
      <inkml:brushProperty name="ignorePressure" value="1"/>
    </inkml:brush>
  </inkml:definitions>
  <inkml:trace contextRef="#ctx0" brushRef="#br0">6023 2664,'-3'0,"-4"0,-3 0,-4 0,-2 0,-2 0,0 0,0 0,-1 0,1 0,0 0,0 0,0 0,1 0,-1 0,0 0,0 0,1 0,-1 0,1 0,-1 0,0 0,1 0,-1 0,1-3,-4-1,-1 1,-2 0,0 1,0 0,2 2,1-1,2 1,1 1,0-1,0 0,1 0,0 0,-1 0,1 0,-4 0,-3 0,-2 0,2 0,-11 0,-2 0,-1 0,-12 0,0 0,4 0,9 0,6 0,6 0,4 0,3 0,2 0,-1 0,1 0,-1 0,1 0,-1 0,0 0,-1 0,0 0,0 0,1 0,-1 0,1 0,-1 0,1 0,-4 0,-1 0,1 0,0 0,1 0,1 0,1 0,0 0,0 0,1 0,0 0,-1 0,0 0,1 0,-1 0,1 0,-1 0,0 0,1 0,-1 0,1 0,-1 0,0 0,0 0,1 0,-1 0,1 0,-1 0,0 0,1 0,-1 0,1 0,-1 0,0 0,4 3,-3 1,-1 0,-1-2,4 3,0 1,1-2,-1-1,0-1,-2 0,0-2,0 0,-1 0,1 0,-1 0,0 0,0 0,0-1,0 1,1 0,-1 0,1 0,0 0,-1 0,0 0,0 0,1 0,-1 0,1 0,-1 0,0 0,0 0,1 0,0 0,-1 0,0 0,0 0,-2 0,-2 0,1 0,0 0,1 0,1 0,1 0,0 0,0 0,4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11T19:12:05.125"/>
    </inkml:context>
    <inkml:brush xml:id="br0">
      <inkml:brushProperty name="width" value="0.23333" units="cm"/>
      <inkml:brushProperty name="height" value="0.23333" units="cm"/>
      <inkml:brushProperty name="ignorePressure" value="1"/>
    </inkml:brush>
    <inkml:brush xml:id="br1">
      <inkml:brushProperty name="width" value="0.07056" units="cm"/>
      <inkml:brushProperty name="height" value="0.07056" units="cm"/>
      <inkml:brushProperty name="color" value="#FF0000"/>
      <inkml:brushProperty name="ignorePressure" value="1"/>
    </inkml:brush>
  </inkml:definitions>
  <inkml:trace contextRef="#ctx0" brushRef="#br0">0 635,'3'0,"4"0,4 0,3 0,4 0,7 0,4 0,0 0,-2 0,-1 0,-4 0,-2 0,-1 0,-1 0,-1 0,1 0,-2 0,2 0,-1 0,0 0,1 0,0 0,-1 0,1 0,-1 0,1 0,0 0,0 0,-1 0,-2 3,1 0,2 1,0-1,4-1,0 0,0-2,0 0,-2 0,-1 0,0 0,-2 0,1 0,-1 0,4 0,0 0,6 0,2 0,4 0,0 0,-2 0,-5 0,-2 0,-4 0,0 0,-3 0,0 0,1 0,-2 0,2 0,-1 0,0 0,1 0,-1 0,1 0,-1 0,1 0,0 0,0 0,-1 0,1 0,-1 0,1 0,0 0,0 0,-1 0,0 0,4 0,1 0,-1 0,0 0,-1 0,-1 0,-1 0,0 0,0 0,-1 0,1 0,-1 0,1 0,-1 0,1 0,-1 0,1 0,0 0,0 0,-1 0,0 0,1 0,0 0,0 0,-1 0,1 0,-1 0,1 0,0 0,0 0,-1 0,1 0,-1 0,1 0,0 0,-1 0,1 0,-1 0,1 0,3 0,0 0,0 0,0 0,-1 0,-1 0,-1 0,4 0,-1 0,0 0,0 0,-2 0,1 0,-2 0,0 0,-1 0,0 0,1 0,0 0,-1 0,0 0,1 0,0 0,0 0,-1 0,1 0,-1 0,1 0,0 0,-1 0,1 0,-1 0,-2 3,-1 1,0-1,0 0,2-1,0-1,1 0,0-1,1 0,0 0,-1 0,-2 0,-4 0</inkml:trace>
  <inkml:trace contextRef="#ctx0" brushRef="#br1" timeOffset="956368">3387 19,'-3'0,"-4"0,-4 0,-3 0,-2 0,-1-3,-1-1,0 0,-1 1,1 1,0 0,0 2,0 0,1 0,-1 0,0 0,0 0,1 0,-1 0,1 0,-7 0,-4 3,-2 1,-3 0,0 2,3 0,3-1,4-1,5 2,3-1,1 0,0-3,2 4,1-1,-2 2,-1 0,2 2,0-1,2 2,0-2,0 2,1-2,1 2,-1-2,-3 1,0 2,0 3,-1 1,0 2,2 0,-1-2,2-1,2 0,1 0,-3 2,1 1,-1-3,1-1,2 1,0-3,0 1,2 1,2 1,-3 1,2 1,0 4,0 5,2 0,2 3,-1 0,1-4,0 0,1-4,-1 0,0-2,0 0,0-1,0 0,0 1,0-1,0 0,0 1,0-1,0 1,0-1,3-2,1-1,3-1,0 2,2-2,2-1,0 1,-3 1,-2 2,1-3,2 0,-1 1,2-2,2-4,2 1,2-2,-3 1,-2 3,2 2,1 1,3-1,0 0,1-1,1-4,-4 0,-1 1,0 3,1-1,0-2,2 0,0-1,-3 0,0 3,0-1,0-2,2-3,0-1,2-2,-1-2,0 0,1 0,0-1,-1 0,-2 4,-1 1,0 0,1-1,0-1,1-1,1 0,1-1,-1 0,1 0,0 0,-1 0,1 0,0 0,0 0,0 0,-1 0,1 0,-1 0,1 0,-1-4,1 0,0 1,-1 0,1-3,-1-2,1 0,-3-2,-2 0,-2 0,0 1,1 2,-2-1,0-1,0-3,0 1,-2-1,2-2,0 3,1-1,-1-1,3 2,-2 0,-2-2,0 2,1-1,2 0,0-3,0 3,1 3,-2-1,1-1,-2-1,-3-2,-2-2,-3-1,3 2,-1 1,-1 0,0 0,-1-2,-1-1,-1 0,0-1,0 1,0-1,0 1,0-1,0 0,-1 0,1 0,0 1,0-1,0 1,0-1,0 0,0 0,0 1,0 0,0-1,0 0,0 0,0 1,0-1,0 1,0-1,0 0,-3 0,-1 1,0-1,2 1,-4 0,1-1,0 0,-1 0,0 1,1-1,-2 1,-2-1,0 0,1 0,0 4,1 0,-2 4,-1-1,0-1,-2 2,0 2,-2 3,1-1,1 0,-2 0,0-2,-2 3,-1 1,0 1,-1 2,0 1,1 0,-1 0,0 1,0-1,3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12</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Columbus State Community College</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Clark</dc:creator>
  <cp:keywords/>
  <dc:description/>
  <cp:lastModifiedBy>Gary Clark</cp:lastModifiedBy>
  <cp:revision>94</cp:revision>
  <dcterms:created xsi:type="dcterms:W3CDTF">2017-10-30T18:58:00Z</dcterms:created>
  <dcterms:modified xsi:type="dcterms:W3CDTF">2018-04-11T19:33:00Z</dcterms:modified>
</cp:coreProperties>
</file>